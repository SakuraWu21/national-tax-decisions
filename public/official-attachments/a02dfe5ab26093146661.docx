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14053">
      <w:pPr>
        <w:keepNext w:val="0"/>
        <w:keepLines w:val="0"/>
        <w:pageBreakBefore w:val="0"/>
        <w:kinsoku/>
        <w:wordWrap/>
        <w:overflowPunct/>
        <w:topLinePunct w:val="0"/>
        <w:autoSpaceDE/>
        <w:autoSpaceDN/>
        <w:bidi w:val="0"/>
        <w:adjustRightInd w:val="0"/>
        <w:snapToGrid w:val="0"/>
        <w:spacing w:line="1000" w:lineRule="exact"/>
        <w:jc w:val="center"/>
        <w:outlineLvl w:val="0"/>
        <w:rPr>
          <w:rFonts w:hint="eastAsia" w:ascii="华文中宋" w:hAnsi="华文中宋" w:eastAsia="华文中宋" w:cs="华文中宋"/>
          <w:b/>
          <w:color w:val="auto"/>
          <w:spacing w:val="-24"/>
          <w:sz w:val="52"/>
          <w:szCs w:val="52"/>
        </w:rPr>
      </w:pPr>
      <w:r>
        <w:rPr>
          <w:rFonts w:hint="eastAsia" w:ascii="华文中宋" w:hAnsi="华文中宋" w:eastAsia="华文中宋" w:cs="华文中宋"/>
          <w:b/>
          <w:color w:val="auto"/>
          <w:spacing w:val="-24"/>
          <w:sz w:val="52"/>
          <w:szCs w:val="52"/>
          <w:lang w:val="en-US" w:eastAsia="zh-CN"/>
        </w:rPr>
        <w:t>国家税务总局南宁市税务局第一稽查局</w:t>
      </w:r>
    </w:p>
    <w:p w14:paraId="6C9C9135">
      <w:pPr>
        <w:keepNext w:val="0"/>
        <w:keepLines w:val="0"/>
        <w:pageBreakBefore w:val="0"/>
        <w:kinsoku/>
        <w:wordWrap/>
        <w:overflowPunct/>
        <w:topLinePunct w:val="0"/>
        <w:autoSpaceDE/>
        <w:autoSpaceDN/>
        <w:bidi w:val="0"/>
        <w:adjustRightInd w:val="0"/>
        <w:snapToGrid w:val="0"/>
        <w:spacing w:line="800" w:lineRule="exact"/>
        <w:jc w:val="center"/>
        <w:rPr>
          <w:rFonts w:hint="eastAsia" w:ascii="华文中宋" w:hAnsi="华文中宋" w:eastAsia="华文中宋"/>
          <w:b/>
          <w:color w:val="auto"/>
          <w:spacing w:val="20"/>
          <w:sz w:val="72"/>
          <w:szCs w:val="72"/>
        </w:rPr>
      </w:pPr>
      <w:bookmarkStart w:id="0" w:name="_Toc434104867"/>
      <w:bookmarkStart w:id="1" w:name="_Toc439689407"/>
      <w:bookmarkStart w:id="2" w:name="_Toc432954985"/>
      <w:bookmarkStart w:id="3" w:name="_Toc434035578"/>
      <w:bookmarkStart w:id="4" w:name="_Toc428787575"/>
      <w:bookmarkStart w:id="5" w:name="_Toc426953659"/>
      <w:bookmarkStart w:id="6" w:name="_Toc432820378"/>
      <w:bookmarkStart w:id="7" w:name="_Toc438547770"/>
      <w:bookmarkStart w:id="8" w:name="_Toc459384151"/>
      <w:bookmarkStart w:id="9" w:name="_Toc427125265"/>
      <w:bookmarkStart w:id="10" w:name="_Toc438616030"/>
      <w:bookmarkStart w:id="11" w:name="_Toc429394923"/>
      <w:bookmarkStart w:id="12" w:name="_Toc433515694"/>
      <w:bookmarkStart w:id="13" w:name="_Toc432912191"/>
      <w:bookmarkStart w:id="14" w:name="_Toc438646789"/>
      <w:bookmarkStart w:id="15" w:name="_Toc449780845"/>
      <w:bookmarkStart w:id="16" w:name="_Toc434399113"/>
      <w:bookmarkStart w:id="17" w:name="_Toc434331650"/>
      <w:bookmarkStart w:id="18" w:name="_Toc432925316"/>
      <w:bookmarkStart w:id="19" w:name="_Toc434378279"/>
      <w:bookmarkStart w:id="20" w:name="_Toc433138762"/>
      <w:bookmarkStart w:id="21" w:name="_Toc432995088"/>
      <w:bookmarkStart w:id="22" w:name="_Toc438647324"/>
      <w:bookmarkStart w:id="23" w:name="_Toc432925654"/>
      <w:r>
        <w:rPr>
          <w:rFonts w:hint="eastAsia" w:ascii="华文中宋" w:hAnsi="华文中宋" w:eastAsia="华文中宋"/>
          <w:b/>
          <w:color w:val="auto"/>
          <w:spacing w:val="20"/>
          <w:sz w:val="72"/>
          <w:szCs w:val="72"/>
        </w:rPr>
        <w:t>税务行政处罚决定书</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52E0D33">
      <w:pPr>
        <w:keepNext w:val="0"/>
        <w:keepLines w:val="0"/>
        <w:pageBreakBefore w:val="0"/>
        <w:kinsoku/>
        <w:wordWrap/>
        <w:overflowPunct/>
        <w:topLinePunct w:val="0"/>
        <w:autoSpaceDE/>
        <w:autoSpaceDN/>
        <w:bidi w:val="0"/>
        <w:adjustRightInd w:val="0"/>
        <w:snapToGrid w:val="0"/>
        <w:spacing w:line="1000" w:lineRule="exact"/>
        <w:jc w:val="center"/>
        <w:outlineLvl w:val="0"/>
        <w:rPr>
          <w:rFonts w:ascii="仿宋_GB2312" w:hAnsi="Times New Roman" w:eastAsia="仿宋_GB2312" w:cs="Times New Roman"/>
          <w:color w:val="auto"/>
          <w:sz w:val="32"/>
          <w:rPrChange w:id="0" w:author="梁雨" w:date="2026-10-14T11:30:00Z">
            <w:rPr>
              <w:rFonts w:ascii="仿宋_GB2312" w:hAnsi="Times New Roman" w:eastAsia="仿宋_GB2312" w:cs="Times New Roman"/>
              <w:color w:val="0000FF"/>
              <w:sz w:val="32"/>
            </w:rPr>
          </w:rPrChange>
        </w:rPr>
      </w:pPr>
      <w:r>
        <w:rPr>
          <w:rFonts w:hint="eastAsia" w:ascii="仿宋_GB2312" w:hAnsi="Times New Roman" w:eastAsia="仿宋_GB2312" w:cs="Times New Roman"/>
          <w:color w:val="auto"/>
          <w:sz w:val="32"/>
          <w:u w:val="none"/>
          <w:rPrChange w:id="1" w:author="梁雨" w:date="2026-10-14T11:30:00Z">
            <w:rPr>
              <w:rFonts w:hint="eastAsia" w:ascii="仿宋_GB2312" w:hAnsi="Times New Roman" w:eastAsia="仿宋_GB2312" w:cs="Times New Roman"/>
              <w:color w:val="0000FF"/>
              <w:sz w:val="32"/>
              <w:u w:val="none"/>
            </w:rPr>
          </w:rPrChange>
        </w:rPr>
        <w:t>南市税</w:t>
      </w:r>
      <w:r>
        <w:rPr>
          <w:rFonts w:hint="eastAsia" w:ascii="仿宋_GB2312" w:eastAsia="仿宋_GB2312" w:cs="Times New Roman"/>
          <w:color w:val="auto"/>
          <w:sz w:val="32"/>
          <w:u w:val="none"/>
          <w:lang w:eastAsia="zh-CN"/>
          <w:rPrChange w:id="2" w:author="梁雨" w:date="2026-10-14T11:30:00Z">
            <w:rPr>
              <w:rFonts w:hint="eastAsia" w:ascii="仿宋_GB2312" w:eastAsia="仿宋_GB2312" w:cs="Times New Roman"/>
              <w:color w:val="0000FF"/>
              <w:sz w:val="32"/>
              <w:u w:val="none"/>
              <w:lang w:eastAsia="zh-CN"/>
            </w:rPr>
          </w:rPrChange>
        </w:rPr>
        <w:t>一</w:t>
      </w:r>
      <w:r>
        <w:rPr>
          <w:rFonts w:hint="eastAsia" w:ascii="仿宋_GB2312" w:hAnsi="Times New Roman" w:eastAsia="仿宋_GB2312" w:cs="Times New Roman"/>
          <w:color w:val="auto"/>
          <w:sz w:val="32"/>
          <w:u w:val="none"/>
          <w:rPrChange w:id="3" w:author="梁雨" w:date="2026-10-14T11:30:00Z">
            <w:rPr>
              <w:rFonts w:hint="eastAsia" w:ascii="仿宋_GB2312" w:hAnsi="Times New Roman" w:eastAsia="仿宋_GB2312" w:cs="Times New Roman"/>
              <w:color w:val="0000FF"/>
              <w:sz w:val="32"/>
              <w:u w:val="none"/>
            </w:rPr>
          </w:rPrChange>
        </w:rPr>
        <w:t>稽</w:t>
      </w:r>
      <w:r>
        <w:rPr>
          <w:rFonts w:hint="eastAsia" w:ascii="仿宋_GB2312" w:hAnsi="Times New Roman" w:eastAsia="仿宋_GB2312" w:cs="Times New Roman"/>
          <w:color w:val="auto"/>
          <w:sz w:val="32"/>
          <w:rPrChange w:id="4" w:author="梁雨" w:date="2026-10-14T11:30:00Z">
            <w:rPr>
              <w:rFonts w:hint="eastAsia" w:ascii="仿宋_GB2312" w:hAnsi="Times New Roman" w:eastAsia="仿宋_GB2312" w:cs="Times New Roman"/>
              <w:color w:val="0000FF"/>
              <w:sz w:val="32"/>
            </w:rPr>
          </w:rPrChange>
        </w:rPr>
        <w:t>罚〔</w:t>
      </w:r>
      <w:r>
        <w:rPr>
          <w:rFonts w:hint="eastAsia" w:ascii="仿宋_GB2312" w:eastAsia="仿宋_GB2312" w:cs="Times New Roman"/>
          <w:color w:val="auto"/>
          <w:sz w:val="32"/>
          <w:lang w:val="en-US" w:eastAsia="zh-CN"/>
          <w:rPrChange w:id="5" w:author="梁雨" w:date="2026-10-14T11:30:00Z">
            <w:rPr>
              <w:rFonts w:hint="eastAsia" w:ascii="仿宋_GB2312" w:eastAsia="仿宋_GB2312" w:cs="Times New Roman"/>
              <w:color w:val="0000FF"/>
              <w:sz w:val="32"/>
              <w:lang w:val="en-US" w:eastAsia="zh-CN"/>
            </w:rPr>
          </w:rPrChange>
        </w:rPr>
        <w:t>2026</w:t>
      </w:r>
      <w:r>
        <w:rPr>
          <w:rFonts w:hint="eastAsia" w:ascii="仿宋_GB2312" w:hAnsi="Times New Roman" w:eastAsia="仿宋_GB2312" w:cs="Times New Roman"/>
          <w:color w:val="auto"/>
          <w:sz w:val="32"/>
          <w:rPrChange w:id="6" w:author="梁雨" w:date="2026-10-14T11:30:00Z">
            <w:rPr>
              <w:rFonts w:hint="eastAsia" w:ascii="仿宋_GB2312" w:hAnsi="Times New Roman" w:eastAsia="仿宋_GB2312" w:cs="Times New Roman"/>
              <w:color w:val="0000FF"/>
              <w:sz w:val="32"/>
            </w:rPr>
          </w:rPrChange>
        </w:rPr>
        <w:t>〕</w:t>
      </w:r>
      <w:ins w:id="7" w:author="梁雨" w:date="2026-10-14T11:29:57Z">
        <w:r>
          <w:rPr>
            <w:rFonts w:hint="eastAsia" w:ascii="仿宋_GB2312" w:eastAsia="仿宋_GB2312" w:cs="Times New Roman"/>
            <w:color w:val="auto"/>
            <w:sz w:val="32"/>
            <w:lang w:val="en-US" w:eastAsia="zh-CN"/>
            <w:rPrChange w:id="8" w:author="梁雨" w:date="2026-10-14T11:30:00Z">
              <w:rPr>
                <w:rFonts w:hint="eastAsia" w:ascii="仿宋_GB2312" w:eastAsia="仿宋_GB2312" w:cs="Times New Roman"/>
                <w:color w:val="0000FF"/>
                <w:sz w:val="32"/>
                <w:lang w:val="en-US" w:eastAsia="zh-CN"/>
              </w:rPr>
            </w:rPrChange>
          </w:rPr>
          <w:t>40</w:t>
        </w:r>
      </w:ins>
      <w:del w:id="9" w:author="梁雨" w:date="2026-10-14T11:29:57Z">
        <w:r>
          <w:rPr>
            <w:rFonts w:hint="eastAsia" w:ascii="仿宋_GB2312" w:eastAsia="仿宋_GB2312" w:cs="Times New Roman"/>
            <w:color w:val="auto"/>
            <w:sz w:val="32"/>
            <w:lang w:val="en-US" w:eastAsia="zh-CN"/>
            <w:rPrChange w:id="10" w:author="梁雨" w:date="2026-10-14T11:30:00Z">
              <w:rPr>
                <w:rFonts w:hint="eastAsia" w:ascii="仿宋_GB2312" w:eastAsia="仿宋_GB2312" w:cs="Times New Roman"/>
                <w:color w:val="0000FF"/>
                <w:sz w:val="32"/>
                <w:lang w:val="en-US" w:eastAsia="zh-CN"/>
              </w:rPr>
            </w:rPrChange>
          </w:rPr>
          <w:delText xml:space="preserve"> </w:delText>
        </w:r>
      </w:del>
      <w:r>
        <w:rPr>
          <w:rFonts w:hint="eastAsia" w:ascii="仿宋_GB2312" w:hAnsi="Times New Roman" w:eastAsia="仿宋_GB2312" w:cs="Times New Roman"/>
          <w:color w:val="auto"/>
          <w:sz w:val="32"/>
          <w:rPrChange w:id="11" w:author="梁雨" w:date="2026-10-14T11:30:00Z">
            <w:rPr>
              <w:rFonts w:hint="eastAsia" w:ascii="仿宋_GB2312" w:hAnsi="Times New Roman" w:eastAsia="仿宋_GB2312" w:cs="Times New Roman"/>
              <w:color w:val="0000FF"/>
              <w:sz w:val="32"/>
            </w:rPr>
          </w:rPrChange>
        </w:rPr>
        <w:t>号</w:t>
      </w:r>
    </w:p>
    <w:p w14:paraId="15740607">
      <w:pPr>
        <w:keepNext w:val="0"/>
        <w:keepLines w:val="0"/>
        <w:pageBreakBefore w:val="0"/>
        <w:kinsoku/>
        <w:wordWrap/>
        <w:overflowPunct/>
        <w:topLinePunct w:val="0"/>
        <w:autoSpaceDE/>
        <w:autoSpaceDN/>
        <w:bidi w:val="0"/>
        <w:rPr>
          <w:rFonts w:ascii="仿宋_GB2312" w:hAnsi="Times New Roman" w:eastAsia="仿宋_GB2312" w:cs="Times New Roman"/>
          <w:color w:val="0000FF"/>
          <w:sz w:val="28"/>
          <w:u w:val="single"/>
        </w:rPr>
      </w:pPr>
    </w:p>
    <w:p w14:paraId="0C6E4B23">
      <w:pPr>
        <w:keepNext w:val="0"/>
        <w:keepLines w:val="0"/>
        <w:pageBreakBefore w:val="0"/>
        <w:widowControl w:val="0"/>
        <w:kinsoku/>
        <w:wordWrap/>
        <w:overflowPunct/>
        <w:topLinePunct w:val="0"/>
        <w:autoSpaceDE/>
        <w:autoSpaceDN/>
        <w:bidi w:val="0"/>
        <w:spacing w:line="560" w:lineRule="exact"/>
        <w:textAlignment w:val="auto"/>
        <w:rPr>
          <w:rFonts w:hint="eastAsia" w:ascii="仿宋_GB2312" w:hAnsi="仿宋" w:eastAsia="仿宋_GB2312" w:cs="宋体"/>
          <w:color w:val="auto"/>
          <w:sz w:val="32"/>
          <w:szCs w:val="32"/>
          <w:highlight w:val="none"/>
          <w:lang w:val="en-US" w:eastAsia="zh-CN"/>
        </w:rPr>
      </w:pPr>
      <w:r>
        <w:rPr>
          <w:rFonts w:hint="eastAsia" w:ascii="仿宋_GB2312" w:hAnsi="仿宋" w:eastAsia="仿宋_GB2312" w:cs="宋体"/>
          <w:color w:val="auto"/>
          <w:sz w:val="32"/>
          <w:szCs w:val="32"/>
          <w:highlight w:val="none"/>
          <w:lang w:val="en-US" w:eastAsia="zh-CN"/>
        </w:rPr>
        <w:t>广西维杰能源有限公司（纳税人识别号：91450100MAA7GA8N53）：</w:t>
      </w:r>
    </w:p>
    <w:p w14:paraId="1A4A8F2E">
      <w:pPr>
        <w:keepNext w:val="0"/>
        <w:keepLines w:val="0"/>
        <w:pageBreakBefore w:val="0"/>
        <w:widowControl w:val="0"/>
        <w:kinsoku/>
        <w:wordWrap/>
        <w:overflowPunct/>
        <w:topLinePunct w:val="0"/>
        <w:autoSpaceDE/>
        <w:autoSpaceDN/>
        <w:bidi w:val="0"/>
        <w:spacing w:line="560" w:lineRule="exact"/>
        <w:ind w:firstLine="640" w:firstLineChars="200"/>
        <w:textAlignment w:val="auto"/>
        <w:rPr>
          <w:rFonts w:hint="eastAsia" w:ascii="仿宋_GB2312" w:hAnsi="华文仿宋" w:eastAsia="仿宋_GB2312" w:cs="Times New Roman"/>
          <w:color w:val="auto"/>
          <w:sz w:val="32"/>
        </w:rPr>
      </w:pPr>
      <w:r>
        <w:rPr>
          <w:rFonts w:hint="eastAsia" w:ascii="仿宋_GB2312" w:hAnsi="仿宋" w:eastAsia="仿宋_GB2312"/>
          <w:color w:val="auto"/>
          <w:sz w:val="32"/>
          <w:szCs w:val="24"/>
          <w:lang w:eastAsia="zh-CN"/>
        </w:rPr>
        <w:t>经</w:t>
      </w:r>
      <w:r>
        <w:rPr>
          <w:rFonts w:hint="eastAsia" w:ascii="仿宋_GB2312" w:hAnsi="仿宋" w:eastAsia="仿宋_GB2312"/>
          <w:color w:val="auto"/>
          <w:sz w:val="32"/>
          <w:szCs w:val="24"/>
        </w:rPr>
        <w:t>我局于2026年1月29日至2026年4月9日对你公司（广西壮族自治区南宁市青秀区金湖路63号金源·现代城1345号B-71）2022年2月14日至2023年7月31日期间的涉税情况进行了检查</w:t>
      </w:r>
      <w:r>
        <w:rPr>
          <w:rFonts w:hint="eastAsia" w:ascii="仿宋_GB2312" w:hAnsi="Times New Roman" w:eastAsia="仿宋_GB2312" w:cs="Times New Roman"/>
          <w:color w:val="auto"/>
          <w:sz w:val="32"/>
          <w:u w:val="none"/>
          <w:lang w:eastAsia="zh-CN"/>
        </w:rPr>
        <w:t>，</w:t>
      </w:r>
      <w:r>
        <w:rPr>
          <w:rFonts w:hint="eastAsia" w:ascii="仿宋_GB2312" w:hAnsi="宋体" w:eastAsia="仿宋_GB2312" w:cs="Times New Roman"/>
          <w:color w:val="auto"/>
          <w:sz w:val="32"/>
        </w:rPr>
        <w:t>你</w:t>
      </w:r>
      <w:r>
        <w:rPr>
          <w:rFonts w:hint="eastAsia" w:ascii="仿宋_GB2312" w:hAnsi="宋体" w:eastAsia="仿宋_GB2312" w:cs="Times New Roman"/>
          <w:color w:val="auto"/>
          <w:sz w:val="32"/>
          <w:lang w:eastAsia="zh-CN"/>
        </w:rPr>
        <w:t>公司</w:t>
      </w:r>
      <w:r>
        <w:rPr>
          <w:rFonts w:hint="eastAsia" w:ascii="仿宋_GB2312" w:hAnsi="宋体" w:eastAsia="仿宋_GB2312" w:cs="Times New Roman"/>
          <w:color w:val="auto"/>
          <w:sz w:val="32"/>
        </w:rPr>
        <w:t>存在违法事实</w:t>
      </w:r>
      <w:r>
        <w:rPr>
          <w:rFonts w:hint="eastAsia" w:ascii="仿宋_GB2312" w:hAnsi="宋体" w:eastAsia="仿宋_GB2312" w:cs="Times New Roman"/>
          <w:color w:val="auto"/>
          <w:sz w:val="32"/>
          <w:lang w:eastAsia="zh-CN"/>
        </w:rPr>
        <w:t>及处罚决定如下</w:t>
      </w:r>
      <w:r>
        <w:rPr>
          <w:rFonts w:hint="eastAsia" w:ascii="仿宋_GB2312" w:hAnsi="华文仿宋" w:eastAsia="仿宋_GB2312" w:cs="Times New Roman"/>
          <w:color w:val="auto"/>
          <w:sz w:val="32"/>
        </w:rPr>
        <w:t>：</w:t>
      </w:r>
    </w:p>
    <w:p w14:paraId="04347F07">
      <w:pPr>
        <w:keepNext w:val="0"/>
        <w:keepLines w:val="0"/>
        <w:pageBreakBefore w:val="0"/>
        <w:widowControl w:val="0"/>
        <w:kinsoku/>
        <w:wordWrap/>
        <w:overflowPunct/>
        <w:topLinePunct w:val="0"/>
        <w:autoSpaceDE/>
        <w:autoSpaceDN/>
        <w:bidi w:val="0"/>
        <w:adjustRightInd w:val="0"/>
        <w:spacing w:line="560" w:lineRule="exact"/>
        <w:ind w:firstLine="640" w:firstLineChars="200"/>
        <w:jc w:val="left"/>
        <w:textAlignment w:val="auto"/>
        <w:rPr>
          <w:rFonts w:hint="eastAsia" w:ascii="黑体" w:hAnsi="黑体" w:eastAsia="黑体"/>
          <w:color w:val="auto"/>
          <w:sz w:val="32"/>
          <w:szCs w:val="24"/>
        </w:rPr>
      </w:pPr>
      <w:r>
        <w:rPr>
          <w:rFonts w:hint="eastAsia" w:ascii="黑体" w:hAnsi="黑体" w:eastAsia="黑体"/>
          <w:color w:val="auto"/>
          <w:sz w:val="32"/>
          <w:szCs w:val="24"/>
        </w:rPr>
        <w:t>一、违法事实</w:t>
      </w:r>
    </w:p>
    <w:p w14:paraId="7ACA4ECE">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（一）你公司为走逃（失联）企业</w:t>
      </w:r>
    </w:p>
    <w:p w14:paraId="4FAE8385">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你公司未在税务登记注册地址和生产经营地址经营，法定代表人、财务负责人、办税人电话无法联系，2023年7月1日被主管税务机关认定为非正常户。至检查结束止，你公司未配合税务检查，也未按要求提供相关涉税资料。</w:t>
      </w:r>
    </w:p>
    <w:p w14:paraId="7AF2D785">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（二）你公司存在虚开增值税发票问题</w:t>
      </w:r>
    </w:p>
    <w:p w14:paraId="117ED86F">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1.取得增值税发票情况</w:t>
      </w:r>
    </w:p>
    <w:p w14:paraId="38E430CF">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经查询，你公司2022年2月14日至2023年7月31日取得发票15份，其中</w:t>
      </w:r>
      <w:ins w:id="12" w:author="王蔚蓝" w:date="2026-10-09T19:41:55Z">
        <w:r>
          <w:rPr>
            <w:rFonts w:hint="eastAsia" w:hAnsi="仿宋" w:cs="Times New Roman"/>
            <w:color w:val="auto"/>
            <w:sz w:val="32"/>
            <w:szCs w:val="32"/>
            <w:lang w:eastAsia="zh-CN"/>
          </w:rPr>
          <w:t>：</w:t>
        </w:r>
      </w:ins>
      <w:r>
        <w:rPr>
          <w:rFonts w:hint="eastAsia" w:ascii="仿宋_GB2312" w:hAnsi="仿宋" w:eastAsia="仿宋_GB2312" w:cs="Times New Roman"/>
          <w:color w:val="auto"/>
          <w:sz w:val="32"/>
          <w:szCs w:val="32"/>
          <w:lang w:eastAsia="zh-CN"/>
        </w:rPr>
        <w:t>增值税专用发票14份，金额17278171.68元，税额2246162.32元，价税合计19524334.00元；</w:t>
      </w:r>
      <w:del w:id="13" w:author="王蔚蓝" w:date="2026-10-09T19:42:01Z">
        <w:r>
          <w:rPr>
            <w:rFonts w:hint="eastAsia" w:ascii="仿宋_GB2312" w:hAnsi="仿宋" w:eastAsia="仿宋_GB2312" w:cs="Times New Roman"/>
            <w:color w:val="auto"/>
            <w:sz w:val="32"/>
            <w:szCs w:val="32"/>
            <w:lang w:eastAsia="zh-CN"/>
          </w:rPr>
          <w:delText>取得</w:delText>
        </w:r>
      </w:del>
      <w:r>
        <w:rPr>
          <w:rFonts w:hint="eastAsia" w:ascii="仿宋_GB2312" w:hAnsi="仿宋" w:eastAsia="仿宋_GB2312" w:cs="Times New Roman"/>
          <w:color w:val="auto"/>
          <w:sz w:val="32"/>
          <w:szCs w:val="32"/>
          <w:lang w:eastAsia="zh-CN"/>
        </w:rPr>
        <w:t>增值税电子普票1份，金额393.00元，税额0.00元，价税合计393.00元。具体如下：</w:t>
      </w:r>
    </w:p>
    <w:p w14:paraId="7576ECCF">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（1）取得</w:t>
      </w:r>
      <w:del w:id="14" w:author="王蔚蓝" w:date="2026-10-09T19:42:05Z">
        <w:r>
          <w:rPr>
            <w:rFonts w:hint="eastAsia" w:ascii="仿宋_GB2312" w:hAnsi="仿宋" w:eastAsia="仿宋_GB2312" w:cs="Times New Roman"/>
            <w:color w:val="auto"/>
            <w:sz w:val="32"/>
            <w:szCs w:val="32"/>
            <w:lang w:eastAsia="zh-CN"/>
          </w:rPr>
          <w:delText>开票单位为</w:delText>
        </w:r>
      </w:del>
      <w:r>
        <w:rPr>
          <w:rFonts w:hint="eastAsia" w:ascii="仿宋_GB2312" w:hAnsi="仿宋" w:eastAsia="仿宋_GB2312" w:cs="Times New Roman"/>
          <w:color w:val="auto"/>
          <w:sz w:val="32"/>
          <w:szCs w:val="32"/>
          <w:lang w:eastAsia="zh-CN"/>
        </w:rPr>
        <w:t>山东华油盛润石油销售有限公司2022年4-6月开具的增值税专用发票9份，发票代码：3700213130、发票号码：13756367-13756369、13758158-13758160、13930077-13930079，货物名称为*非成品油石油制品*3#粗白油，金额合计：7986852.03元，税额合计：1038290.77元，价税合计：9025142.80元。其中2份增值税专用发票</w:t>
      </w:r>
      <w:del w:id="15" w:author="王蔚蓝" w:date="2026-10-09T19:42:12Z">
        <w:r>
          <w:rPr>
            <w:rFonts w:hint="eastAsia" w:ascii="仿宋_GB2312" w:hAnsi="仿宋" w:eastAsia="仿宋_GB2312" w:cs="Times New Roman"/>
            <w:color w:val="auto"/>
            <w:sz w:val="32"/>
            <w:szCs w:val="32"/>
            <w:lang w:eastAsia="zh-CN"/>
          </w:rPr>
          <w:delText>，</w:delText>
        </w:r>
      </w:del>
      <w:ins w:id="16" w:author="王蔚蓝" w:date="2026-10-09T19:42:12Z">
        <w:r>
          <w:rPr>
            <w:rFonts w:hint="eastAsia" w:hAnsi="仿宋" w:cs="Times New Roman"/>
            <w:color w:val="auto"/>
            <w:sz w:val="32"/>
            <w:szCs w:val="32"/>
            <w:lang w:eastAsia="zh-CN"/>
          </w:rPr>
          <w:t>（</w:t>
        </w:r>
      </w:ins>
      <w:r>
        <w:rPr>
          <w:rFonts w:hint="eastAsia" w:ascii="仿宋_GB2312" w:hAnsi="仿宋" w:eastAsia="仿宋_GB2312" w:cs="Times New Roman"/>
          <w:color w:val="auto"/>
          <w:sz w:val="32"/>
          <w:szCs w:val="32"/>
          <w:lang w:eastAsia="zh-CN"/>
        </w:rPr>
        <w:t>发票代码为3700213130，发票号码为13756368、13758158</w:t>
      </w:r>
      <w:ins w:id="17" w:author="王蔚蓝" w:date="2026-10-09T19:42:15Z">
        <w:r>
          <w:rPr>
            <w:rFonts w:hint="eastAsia" w:ascii="仿宋_GB2312" w:hAnsi="仿宋" w:eastAsia="仿宋_GB2312" w:cs="Times New Roman"/>
            <w:color w:val="auto"/>
            <w:sz w:val="32"/>
            <w:szCs w:val="32"/>
            <w:lang w:eastAsia="zh-CN"/>
          </w:rPr>
          <w:t>）</w:t>
        </w:r>
      </w:ins>
      <w:r>
        <w:rPr>
          <w:rFonts w:hint="eastAsia" w:ascii="仿宋_GB2312" w:hAnsi="仿宋" w:eastAsia="仿宋_GB2312" w:cs="Times New Roman"/>
          <w:color w:val="auto"/>
          <w:sz w:val="32"/>
          <w:szCs w:val="32"/>
          <w:lang w:eastAsia="zh-CN"/>
        </w:rPr>
        <w:t>已在2022年6月申报抵扣增值税</w:t>
      </w:r>
      <w:del w:id="18" w:author="王蔚蓝" w:date="2026-10-09T19:42:19Z">
        <w:r>
          <w:rPr>
            <w:rFonts w:hint="eastAsia" w:ascii="仿宋_GB2312" w:hAnsi="仿宋" w:eastAsia="仿宋_GB2312" w:cs="Times New Roman"/>
            <w:color w:val="auto"/>
            <w:sz w:val="32"/>
            <w:szCs w:val="32"/>
            <w:lang w:eastAsia="zh-CN"/>
          </w:rPr>
          <w:delText>进项税</w:delText>
        </w:r>
      </w:del>
      <w:r>
        <w:rPr>
          <w:rFonts w:hint="eastAsia" w:ascii="仿宋_GB2312" w:hAnsi="仿宋" w:eastAsia="仿宋_GB2312" w:cs="Times New Roman"/>
          <w:color w:val="auto"/>
          <w:sz w:val="32"/>
          <w:szCs w:val="32"/>
          <w:lang w:eastAsia="zh-CN"/>
        </w:rPr>
        <w:t>。</w:t>
      </w:r>
    </w:p>
    <w:p w14:paraId="2C9AB37F">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（2）取得</w:t>
      </w:r>
      <w:del w:id="19" w:author="王蔚蓝" w:date="2026-10-09T19:42:24Z">
        <w:r>
          <w:rPr>
            <w:rFonts w:hint="eastAsia" w:ascii="仿宋_GB2312" w:hAnsi="仿宋" w:eastAsia="仿宋_GB2312" w:cs="Times New Roman"/>
            <w:color w:val="auto"/>
            <w:sz w:val="32"/>
            <w:szCs w:val="32"/>
            <w:lang w:eastAsia="zh-CN"/>
          </w:rPr>
          <w:delText>开票单位为</w:delText>
        </w:r>
      </w:del>
      <w:r>
        <w:rPr>
          <w:rFonts w:hint="eastAsia" w:ascii="仿宋_GB2312" w:hAnsi="仿宋" w:eastAsia="仿宋_GB2312" w:cs="Times New Roman"/>
          <w:color w:val="auto"/>
          <w:sz w:val="32"/>
          <w:szCs w:val="32"/>
          <w:lang w:eastAsia="zh-CN"/>
        </w:rPr>
        <w:t>山东寿光鲁清石化有限公司2022年6月23日开具的增值税专用发票5份，发票代码：3700213130、发票号码：14298549-14298553，货物名称为*其他化学制品*工业用裂解碳九，数量为1280.14吨，金额合计：9291319.65元，税额合计：1207871.55元，价税合计：10499191.20元。其中2份增值税专用发票</w:t>
      </w:r>
      <w:del w:id="20" w:author="王蔚蓝" w:date="2026-10-09T19:42:31Z">
        <w:r>
          <w:rPr>
            <w:rFonts w:hint="eastAsia" w:ascii="仿宋_GB2312" w:hAnsi="仿宋" w:eastAsia="仿宋_GB2312" w:cs="Times New Roman"/>
            <w:color w:val="auto"/>
            <w:sz w:val="32"/>
            <w:szCs w:val="32"/>
            <w:lang w:eastAsia="zh-CN"/>
          </w:rPr>
          <w:delText>，</w:delText>
        </w:r>
      </w:del>
      <w:ins w:id="21" w:author="王蔚蓝" w:date="2026-10-09T19:42:31Z">
        <w:r>
          <w:rPr>
            <w:rFonts w:hint="eastAsia" w:hAnsi="仿宋" w:cs="Times New Roman"/>
            <w:color w:val="auto"/>
            <w:sz w:val="32"/>
            <w:szCs w:val="32"/>
            <w:lang w:eastAsia="zh-CN"/>
          </w:rPr>
          <w:t>（</w:t>
        </w:r>
      </w:ins>
      <w:r>
        <w:rPr>
          <w:rFonts w:hint="eastAsia" w:ascii="仿宋_GB2312" w:hAnsi="仿宋" w:eastAsia="仿宋_GB2312" w:cs="Times New Roman"/>
          <w:color w:val="auto"/>
          <w:sz w:val="32"/>
          <w:szCs w:val="32"/>
          <w:lang w:eastAsia="zh-CN"/>
        </w:rPr>
        <w:t>发票代码为3700213130、发票号码为14298549、14298553</w:t>
      </w:r>
      <w:ins w:id="22" w:author="王蔚蓝" w:date="2026-10-09T19:42:34Z">
        <w:r>
          <w:rPr>
            <w:rFonts w:hint="eastAsia" w:ascii="仿宋_GB2312" w:hAnsi="仿宋" w:eastAsia="仿宋_GB2312" w:cs="Times New Roman"/>
            <w:color w:val="auto"/>
            <w:sz w:val="32"/>
            <w:szCs w:val="32"/>
            <w:lang w:eastAsia="zh-CN"/>
          </w:rPr>
          <w:t>）</w:t>
        </w:r>
      </w:ins>
      <w:del w:id="23" w:author="王蔚蓝" w:date="2026-10-09T19:42:34Z">
        <w:r>
          <w:rPr>
            <w:rFonts w:hint="eastAsia" w:ascii="仿宋_GB2312" w:hAnsi="仿宋" w:eastAsia="仿宋_GB2312" w:cs="Times New Roman"/>
            <w:color w:val="auto"/>
            <w:sz w:val="32"/>
            <w:szCs w:val="32"/>
            <w:lang w:eastAsia="zh-CN"/>
          </w:rPr>
          <w:delText>，</w:delText>
        </w:r>
      </w:del>
      <w:r>
        <w:rPr>
          <w:rFonts w:hint="eastAsia" w:ascii="仿宋_GB2312" w:hAnsi="仿宋" w:eastAsia="仿宋_GB2312" w:cs="Times New Roman"/>
          <w:color w:val="auto"/>
          <w:sz w:val="32"/>
          <w:szCs w:val="32"/>
          <w:lang w:eastAsia="zh-CN"/>
        </w:rPr>
        <w:t>已在2022年6月申报抵扣增值税</w:t>
      </w:r>
      <w:del w:id="24" w:author="王蔚蓝" w:date="2026-10-09T19:42:37Z">
        <w:r>
          <w:rPr>
            <w:rFonts w:hint="eastAsia" w:ascii="仿宋_GB2312" w:hAnsi="仿宋" w:eastAsia="仿宋_GB2312" w:cs="Times New Roman"/>
            <w:color w:val="auto"/>
            <w:sz w:val="32"/>
            <w:szCs w:val="32"/>
            <w:lang w:eastAsia="zh-CN"/>
          </w:rPr>
          <w:delText>进项税</w:delText>
        </w:r>
      </w:del>
      <w:r>
        <w:rPr>
          <w:rFonts w:hint="eastAsia" w:ascii="仿宋_GB2312" w:hAnsi="仿宋" w:eastAsia="仿宋_GB2312" w:cs="Times New Roman"/>
          <w:color w:val="auto"/>
          <w:sz w:val="32"/>
          <w:szCs w:val="32"/>
          <w:lang w:eastAsia="zh-CN"/>
        </w:rPr>
        <w:t>。</w:t>
      </w:r>
    </w:p>
    <w:p w14:paraId="637B94E8">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（3）取得</w:t>
      </w:r>
      <w:del w:id="25" w:author="王蔚蓝" w:date="2026-10-09T19:42:41Z">
        <w:r>
          <w:rPr>
            <w:rFonts w:hint="eastAsia" w:ascii="仿宋_GB2312" w:hAnsi="仿宋" w:eastAsia="仿宋_GB2312" w:cs="Times New Roman"/>
            <w:color w:val="auto"/>
            <w:sz w:val="32"/>
            <w:szCs w:val="32"/>
            <w:lang w:eastAsia="zh-CN"/>
          </w:rPr>
          <w:delText>开票单位为</w:delText>
        </w:r>
      </w:del>
      <w:r>
        <w:rPr>
          <w:rFonts w:hint="eastAsia" w:ascii="仿宋_GB2312" w:hAnsi="仿宋" w:eastAsia="仿宋_GB2312" w:cs="Times New Roman"/>
          <w:color w:val="auto"/>
          <w:sz w:val="32"/>
          <w:szCs w:val="32"/>
          <w:lang w:eastAsia="zh-CN"/>
        </w:rPr>
        <w:t>南宁市青秀区宁记餐饮店2022年7月2日开具的增值税普通发票1份，发票代码为045002100111、发票号码为38680697，货物名称为*餐饮服务，金额合计：393.00元，税额合计：0.00元，价税合计：393.00元。</w:t>
      </w:r>
    </w:p>
    <w:p w14:paraId="73284C21">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del w:id="26" w:author="王蔚蓝" w:date="2026-10-09T19:43:08Z">
        <w:r>
          <w:rPr>
            <w:rFonts w:hint="default" w:ascii="仿宋_GB2312" w:hAnsi="仿宋" w:eastAsia="仿宋_GB2312" w:cs="Times New Roman"/>
            <w:color w:val="auto"/>
            <w:sz w:val="32"/>
            <w:szCs w:val="32"/>
            <w:lang w:val="en-US" w:eastAsia="zh-CN"/>
          </w:rPr>
          <w:delText>3</w:delText>
        </w:r>
      </w:del>
      <w:ins w:id="27" w:author="王蔚蓝" w:date="2026-10-09T19:43:08Z">
        <w:r>
          <w:rPr>
            <w:rFonts w:hint="eastAsia" w:hAnsi="仿宋" w:cs="Times New Roman"/>
            <w:color w:val="auto"/>
            <w:sz w:val="32"/>
            <w:szCs w:val="32"/>
            <w:lang w:val="en-US" w:eastAsia="zh-CN"/>
          </w:rPr>
          <w:t>2</w:t>
        </w:r>
      </w:ins>
      <w:r>
        <w:rPr>
          <w:rFonts w:hint="eastAsia" w:ascii="仿宋_GB2312" w:hAnsi="仿宋" w:eastAsia="仿宋_GB2312" w:cs="Times New Roman"/>
          <w:color w:val="auto"/>
          <w:sz w:val="32"/>
          <w:szCs w:val="32"/>
          <w:lang w:eastAsia="zh-CN"/>
        </w:rPr>
        <w:t>.领用、开具增值税发票情况</w:t>
      </w:r>
    </w:p>
    <w:p w14:paraId="7AC12AF0">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你公司领用发票63份，其中</w:t>
      </w:r>
      <w:ins w:id="28" w:author="梁雨" w:date="2026-10-10T09:43:55Z">
        <w:r>
          <w:rPr>
            <w:rFonts w:hint="eastAsia" w:hAnsi="仿宋" w:cs="Times New Roman"/>
            <w:color w:val="auto"/>
            <w:sz w:val="32"/>
            <w:szCs w:val="32"/>
            <w:lang w:eastAsia="zh-CN"/>
          </w:rPr>
          <w:t>：</w:t>
        </w:r>
      </w:ins>
      <w:r>
        <w:rPr>
          <w:rFonts w:hint="eastAsia" w:ascii="仿宋_GB2312" w:hAnsi="仿宋" w:eastAsia="仿宋_GB2312" w:cs="Times New Roman"/>
          <w:color w:val="auto"/>
          <w:sz w:val="32"/>
          <w:szCs w:val="32"/>
          <w:lang w:eastAsia="zh-CN"/>
        </w:rPr>
        <w:t>增值税专用发票60份,发票代码4500221130，发票号码02338323-02338352</w:t>
      </w:r>
      <w:del w:id="29" w:author="王蔚蓝" w:date="2026-10-09T19:42:49Z">
        <w:r>
          <w:rPr>
            <w:rFonts w:hint="eastAsia" w:ascii="仿宋_GB2312" w:hAnsi="仿宋" w:eastAsia="仿宋_GB2312" w:cs="Times New Roman"/>
            <w:color w:val="auto"/>
            <w:sz w:val="32"/>
            <w:szCs w:val="32"/>
            <w:lang w:eastAsia="zh-CN"/>
          </w:rPr>
          <w:delText>（30份）</w:delText>
        </w:r>
      </w:del>
      <w:r>
        <w:rPr>
          <w:rFonts w:hint="eastAsia" w:ascii="仿宋_GB2312" w:hAnsi="仿宋" w:eastAsia="仿宋_GB2312" w:cs="Times New Roman"/>
          <w:color w:val="auto"/>
          <w:sz w:val="32"/>
          <w:szCs w:val="32"/>
          <w:lang w:eastAsia="zh-CN"/>
        </w:rPr>
        <w:t>，发票代码4500214130，发票号码08213406-08213435</w:t>
      </w:r>
      <w:del w:id="30" w:author="王蔚蓝" w:date="2026-10-09T19:42:51Z">
        <w:r>
          <w:rPr>
            <w:rFonts w:hint="eastAsia" w:ascii="仿宋_GB2312" w:hAnsi="仿宋" w:eastAsia="仿宋_GB2312" w:cs="Times New Roman"/>
            <w:color w:val="auto"/>
            <w:sz w:val="32"/>
            <w:szCs w:val="32"/>
            <w:lang w:eastAsia="zh-CN"/>
          </w:rPr>
          <w:delText>（30份）</w:delText>
        </w:r>
      </w:del>
      <w:r>
        <w:rPr>
          <w:rFonts w:hint="eastAsia" w:ascii="仿宋_GB2312" w:hAnsi="仿宋" w:eastAsia="仿宋_GB2312" w:cs="Times New Roman"/>
          <w:color w:val="auto"/>
          <w:sz w:val="32"/>
          <w:szCs w:val="32"/>
          <w:lang w:eastAsia="zh-CN"/>
        </w:rPr>
        <w:t>；</w:t>
      </w:r>
      <w:del w:id="31" w:author="梁雨" w:date="2026-10-10T09:43:58Z">
        <w:r>
          <w:rPr>
            <w:rFonts w:hint="eastAsia" w:ascii="仿宋_GB2312" w:hAnsi="仿宋" w:eastAsia="仿宋_GB2312" w:cs="Times New Roman"/>
            <w:color w:val="auto"/>
            <w:sz w:val="32"/>
            <w:szCs w:val="32"/>
            <w:lang w:eastAsia="zh-CN"/>
          </w:rPr>
          <w:delText>其中</w:delText>
        </w:r>
      </w:del>
      <w:r>
        <w:rPr>
          <w:rFonts w:hint="eastAsia" w:ascii="仿宋_GB2312" w:hAnsi="仿宋" w:eastAsia="仿宋_GB2312" w:cs="Times New Roman"/>
          <w:color w:val="auto"/>
          <w:sz w:val="32"/>
          <w:szCs w:val="32"/>
          <w:lang w:eastAsia="zh-CN"/>
        </w:rPr>
        <w:t>增值税电子专用发票3份，发票代码045002100113，发票号码00224469</w:t>
      </w:r>
      <w:del w:id="32" w:author="王蔚蓝" w:date="2026-10-09T19:43:00Z">
        <w:r>
          <w:rPr>
            <w:rFonts w:hint="eastAsia" w:ascii="仿宋_GB2312" w:hAnsi="仿宋" w:eastAsia="仿宋_GB2312" w:cs="Times New Roman"/>
            <w:color w:val="auto"/>
            <w:sz w:val="32"/>
            <w:szCs w:val="32"/>
            <w:lang w:eastAsia="zh-CN"/>
          </w:rPr>
          <w:delText>-</w:delText>
        </w:r>
      </w:del>
      <w:ins w:id="33" w:author="王蔚蓝" w:date="2026-10-09T19:43:00Z">
        <w:r>
          <w:rPr>
            <w:rFonts w:hint="eastAsia" w:hAnsi="仿宋" w:cs="Times New Roman"/>
            <w:color w:val="auto"/>
            <w:sz w:val="32"/>
            <w:szCs w:val="32"/>
            <w:lang w:eastAsia="zh-CN"/>
          </w:rPr>
          <w:t>、</w:t>
        </w:r>
      </w:ins>
      <w:r>
        <w:rPr>
          <w:rFonts w:hint="eastAsia" w:ascii="仿宋_GB2312" w:hAnsi="仿宋" w:eastAsia="仿宋_GB2312" w:cs="Times New Roman"/>
          <w:color w:val="auto"/>
          <w:sz w:val="32"/>
          <w:szCs w:val="32"/>
          <w:lang w:eastAsia="zh-CN"/>
        </w:rPr>
        <w:t>00224470</w:t>
      </w:r>
      <w:del w:id="34" w:author="王蔚蓝" w:date="2026-10-09T19:42:54Z">
        <w:r>
          <w:rPr>
            <w:rFonts w:hint="eastAsia" w:ascii="仿宋_GB2312" w:hAnsi="仿宋" w:eastAsia="仿宋_GB2312" w:cs="Times New Roman"/>
            <w:color w:val="auto"/>
            <w:sz w:val="32"/>
            <w:szCs w:val="32"/>
            <w:lang w:eastAsia="zh-CN"/>
          </w:rPr>
          <w:delText>（2份）</w:delText>
        </w:r>
      </w:del>
      <w:r>
        <w:rPr>
          <w:rFonts w:hint="eastAsia" w:ascii="仿宋_GB2312" w:hAnsi="仿宋" w:eastAsia="仿宋_GB2312" w:cs="Times New Roman"/>
          <w:color w:val="auto"/>
          <w:sz w:val="32"/>
          <w:szCs w:val="32"/>
          <w:lang w:eastAsia="zh-CN"/>
        </w:rPr>
        <w:t>、00224409</w:t>
      </w:r>
      <w:del w:id="35" w:author="王蔚蓝" w:date="2026-10-09T19:42:58Z">
        <w:r>
          <w:rPr>
            <w:rFonts w:hint="eastAsia" w:ascii="仿宋_GB2312" w:hAnsi="仿宋" w:eastAsia="仿宋_GB2312" w:cs="Times New Roman"/>
            <w:color w:val="auto"/>
            <w:sz w:val="32"/>
            <w:szCs w:val="32"/>
            <w:lang w:eastAsia="zh-CN"/>
          </w:rPr>
          <w:delText>（1份）</w:delText>
        </w:r>
      </w:del>
      <w:r>
        <w:rPr>
          <w:rFonts w:hint="eastAsia" w:ascii="仿宋_GB2312" w:hAnsi="仿宋" w:eastAsia="仿宋_GB2312" w:cs="Times New Roman"/>
          <w:color w:val="auto"/>
          <w:sz w:val="32"/>
          <w:szCs w:val="32"/>
          <w:lang w:eastAsia="zh-CN"/>
        </w:rPr>
        <w:t>。</w:t>
      </w:r>
    </w:p>
    <w:p w14:paraId="42346868">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你公司2022年2月14日至2023年7月31日期间共开具发票63份，金额6099939.00元，税额792992.07元，价税合计6892931.07元。具体如下：</w:t>
      </w:r>
    </w:p>
    <w:p w14:paraId="00A74705">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（1）2022年6月，开具给重庆桃之供应链有限公司增值税专用发票60份。其中，未作废发票57份，发票代码4500214130，发票号码08213406-08213412</w:t>
      </w:r>
      <w:del w:id="36" w:author="王蔚蓝" w:date="2026-10-09T19:43:22Z">
        <w:r>
          <w:rPr>
            <w:rFonts w:hint="eastAsia" w:ascii="仿宋_GB2312" w:hAnsi="仿宋" w:eastAsia="仿宋_GB2312" w:cs="Times New Roman"/>
            <w:color w:val="auto"/>
            <w:sz w:val="32"/>
            <w:szCs w:val="32"/>
            <w:lang w:eastAsia="zh-CN"/>
          </w:rPr>
          <w:delText>（7份）</w:delText>
        </w:r>
      </w:del>
      <w:r>
        <w:rPr>
          <w:rFonts w:hint="eastAsia" w:ascii="仿宋_GB2312" w:hAnsi="仿宋" w:eastAsia="仿宋_GB2312" w:cs="Times New Roman"/>
          <w:color w:val="auto"/>
          <w:sz w:val="32"/>
          <w:szCs w:val="32"/>
          <w:lang w:eastAsia="zh-CN"/>
        </w:rPr>
        <w:t>，08213415-08213435</w:t>
      </w:r>
      <w:del w:id="37" w:author="王蔚蓝" w:date="2026-10-09T19:43:24Z">
        <w:r>
          <w:rPr>
            <w:rFonts w:hint="eastAsia" w:ascii="仿宋_GB2312" w:hAnsi="仿宋" w:eastAsia="仿宋_GB2312" w:cs="Times New Roman"/>
            <w:color w:val="auto"/>
            <w:sz w:val="32"/>
            <w:szCs w:val="32"/>
            <w:lang w:eastAsia="zh-CN"/>
          </w:rPr>
          <w:delText>（21份）</w:delText>
        </w:r>
      </w:del>
      <w:r>
        <w:rPr>
          <w:rFonts w:hint="eastAsia" w:ascii="仿宋_GB2312" w:hAnsi="仿宋" w:eastAsia="仿宋_GB2312" w:cs="Times New Roman"/>
          <w:color w:val="auto"/>
          <w:sz w:val="32"/>
          <w:szCs w:val="32"/>
          <w:lang w:eastAsia="zh-CN"/>
        </w:rPr>
        <w:t>；发票代码4500221130，发票号码02338323-02338332</w:t>
      </w:r>
      <w:del w:id="38" w:author="王蔚蓝" w:date="2026-10-09T19:43:26Z">
        <w:r>
          <w:rPr>
            <w:rFonts w:hint="eastAsia" w:ascii="仿宋_GB2312" w:hAnsi="仿宋" w:eastAsia="仿宋_GB2312" w:cs="Times New Roman"/>
            <w:color w:val="auto"/>
            <w:sz w:val="32"/>
            <w:szCs w:val="32"/>
            <w:lang w:eastAsia="zh-CN"/>
          </w:rPr>
          <w:delText>（10份）</w:delText>
        </w:r>
      </w:del>
      <w:r>
        <w:rPr>
          <w:rFonts w:hint="eastAsia" w:ascii="仿宋_GB2312" w:hAnsi="仿宋" w:eastAsia="仿宋_GB2312" w:cs="Times New Roman"/>
          <w:color w:val="auto"/>
          <w:sz w:val="32"/>
          <w:szCs w:val="32"/>
          <w:lang w:eastAsia="zh-CN"/>
        </w:rPr>
        <w:t>，02338334-02338352</w:t>
      </w:r>
      <w:del w:id="39" w:author="王蔚蓝" w:date="2026-10-09T19:43:29Z">
        <w:r>
          <w:rPr>
            <w:rFonts w:hint="eastAsia" w:ascii="仿宋_GB2312" w:hAnsi="仿宋" w:eastAsia="仿宋_GB2312" w:cs="Times New Roman"/>
            <w:color w:val="auto"/>
            <w:sz w:val="32"/>
            <w:szCs w:val="32"/>
            <w:lang w:eastAsia="zh-CN"/>
          </w:rPr>
          <w:delText>（19份）</w:delText>
        </w:r>
      </w:del>
      <w:r>
        <w:rPr>
          <w:rFonts w:hint="eastAsia" w:ascii="仿宋_GB2312" w:hAnsi="仿宋" w:eastAsia="仿宋_GB2312" w:cs="Times New Roman"/>
          <w:color w:val="auto"/>
          <w:sz w:val="32"/>
          <w:szCs w:val="32"/>
          <w:lang w:eastAsia="zh-CN"/>
        </w:rPr>
        <w:t>，金额5699943.00元，税额740992.59元，价税合计6440935.59元，货品名称：*其他化学制品*工业用裂解碳九，数量为785.46吨，以上发票已申报增值税。已作废发票3份，发票代码4500214130，发票号码08213413、08213414；发票代码4500221130，发票号码02338333，金额299997.00元，税额38999.61元，价税合计338996.61元。</w:t>
      </w:r>
    </w:p>
    <w:p w14:paraId="51479EC2">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2）2022年6月，开具给重庆桃之供应链有限公司增值税电子专用发票3份，发票代码045002100113，发票号码00224469、00224470、00224409，开票金额99999.00元，税额12999.87元，价税合计112998.87元。其中发票号码00224470为红字发票，对应蓝字发票号码为00224409。货品名称：其他化学制品*工业用裂解碳九、*无机化学原料*工业用裂解碳九，数量为13.78吨。以上发票已申报增值税。</w:t>
      </w:r>
    </w:p>
    <w:p w14:paraId="5DEC35C5">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国家税务总局重庆市税务局第二稽查局证实你公司向重庆桃之供应链有限公司开具的发票为虚开发票</w:t>
      </w:r>
    </w:p>
    <w:p w14:paraId="575E2D97">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你公司2022年7月以后无开票记录。</w:t>
      </w:r>
    </w:p>
    <w:p w14:paraId="342EF980">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del w:id="40" w:author="王蔚蓝" w:date="2026-10-09T19:43:50Z">
        <w:r>
          <w:rPr>
            <w:rFonts w:hint="default" w:ascii="仿宋_GB2312" w:hAnsi="仿宋" w:eastAsia="仿宋_GB2312" w:cs="Times New Roman"/>
            <w:color w:val="auto"/>
            <w:sz w:val="32"/>
            <w:szCs w:val="32"/>
            <w:lang w:val="en-US" w:eastAsia="zh-CN"/>
          </w:rPr>
          <w:delText>4</w:delText>
        </w:r>
      </w:del>
      <w:ins w:id="41" w:author="王蔚蓝" w:date="2026-10-09T19:43:50Z">
        <w:r>
          <w:rPr>
            <w:rFonts w:hint="eastAsia" w:hAnsi="仿宋" w:cs="Times New Roman"/>
            <w:color w:val="auto"/>
            <w:sz w:val="32"/>
            <w:szCs w:val="32"/>
            <w:lang w:val="en-US" w:eastAsia="zh-CN"/>
          </w:rPr>
          <w:t>3</w:t>
        </w:r>
      </w:ins>
      <w:r>
        <w:rPr>
          <w:rFonts w:hint="eastAsia" w:ascii="仿宋_GB2312" w:hAnsi="仿宋" w:eastAsia="仿宋_GB2312" w:cs="Times New Roman"/>
          <w:color w:val="auto"/>
          <w:sz w:val="32"/>
          <w:szCs w:val="32"/>
          <w:lang w:eastAsia="zh-CN"/>
        </w:rPr>
        <w:t>.资金流检查</w:t>
      </w:r>
      <w:ins w:id="42" w:author="王蔚蓝" w:date="2026-10-09T19:43:48Z">
        <w:r>
          <w:rPr>
            <w:rFonts w:hint="eastAsia" w:ascii="仿宋_GB2312" w:hAnsi="仿宋" w:eastAsia="仿宋_GB2312" w:cs="Times New Roman"/>
            <w:color w:val="auto"/>
            <w:sz w:val="32"/>
            <w:szCs w:val="32"/>
            <w:lang w:eastAsia="zh-CN"/>
          </w:rPr>
          <w:t>情况</w:t>
        </w:r>
      </w:ins>
      <w:del w:id="43" w:author="王蔚蓝" w:date="2026-10-09T19:43:48Z">
        <w:r>
          <w:rPr>
            <w:rFonts w:hint="eastAsia" w:ascii="仿宋_GB2312" w:hAnsi="仿宋" w:eastAsia="仿宋_GB2312" w:cs="Times New Roman"/>
            <w:color w:val="auto"/>
            <w:sz w:val="32"/>
            <w:szCs w:val="32"/>
            <w:lang w:eastAsia="zh-CN"/>
          </w:rPr>
          <w:delText>发现的问题</w:delText>
        </w:r>
      </w:del>
    </w:p>
    <w:p w14:paraId="4FB2B542">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经查询你公司在税务机关报备的银行账户</w:t>
      </w:r>
      <w:ins w:id="44" w:author="王蔚蓝" w:date="2026-10-09T19:43:58Z">
        <w:r>
          <w:rPr>
            <w:rFonts w:hint="eastAsia" w:ascii="仿宋_GB2312" w:hAnsi="仿宋" w:eastAsia="仿宋_GB2312" w:cs="Times New Roman"/>
            <w:color w:val="auto"/>
            <w:sz w:val="32"/>
            <w:szCs w:val="32"/>
            <w:lang w:eastAsia="zh-CN"/>
          </w:rPr>
          <w:t>（中国工商银行2102103409300</w:t>
        </w:r>
      </w:ins>
      <w:ins w:id="45" w:author="王蔚蓝" w:date="2026-10-09T19:43:58Z">
        <w:del w:id="46" w:author="huawei" w:date="2026-10-19T15:35:18Z">
          <w:r>
            <w:rPr>
              <w:rFonts w:hint="default" w:ascii="仿宋_GB2312" w:hAnsi="仿宋" w:eastAsia="仿宋_GB2312" w:cs="Times New Roman"/>
              <w:color w:val="auto"/>
              <w:sz w:val="32"/>
              <w:szCs w:val="32"/>
              <w:lang w:val="en-US" w:eastAsia="zh-CN"/>
            </w:rPr>
            <w:delText>073404</w:delText>
          </w:r>
        </w:del>
      </w:ins>
      <w:ins w:id="47" w:author="huawei" w:date="2026-10-19T15:35:18Z">
        <w:r>
          <w:rPr>
            <w:rFonts w:hint="eastAsia" w:hAnsi="仿宋" w:cs="Times New Roman"/>
            <w:color w:val="auto"/>
            <w:sz w:val="32"/>
            <w:szCs w:val="32"/>
            <w:lang w:val="en-US" w:eastAsia="zh-CN"/>
          </w:rPr>
          <w:t>***</w:t>
        </w:r>
      </w:ins>
      <w:ins w:id="48" w:author="huawei" w:date="2026-10-19T15:35:19Z">
        <w:r>
          <w:rPr>
            <w:rFonts w:hint="eastAsia" w:hAnsi="仿宋" w:cs="Times New Roman"/>
            <w:color w:val="auto"/>
            <w:sz w:val="32"/>
            <w:szCs w:val="32"/>
            <w:lang w:val="en-US" w:eastAsia="zh-CN"/>
          </w:rPr>
          <w:t>***</w:t>
        </w:r>
      </w:ins>
      <w:ins w:id="49" w:author="王蔚蓝" w:date="2026-10-09T19:43:58Z">
        <w:r>
          <w:rPr>
            <w:rFonts w:hint="eastAsia" w:ascii="仿宋_GB2312" w:hAnsi="仿宋" w:eastAsia="仿宋_GB2312" w:cs="Times New Roman"/>
            <w:color w:val="auto"/>
            <w:sz w:val="32"/>
            <w:szCs w:val="32"/>
            <w:lang w:eastAsia="zh-CN"/>
          </w:rPr>
          <w:t>）</w:t>
        </w:r>
      </w:ins>
      <w:r>
        <w:rPr>
          <w:rFonts w:hint="eastAsia" w:ascii="仿宋_GB2312" w:hAnsi="仿宋" w:eastAsia="仿宋_GB2312" w:cs="Times New Roman"/>
          <w:color w:val="auto"/>
          <w:sz w:val="32"/>
          <w:szCs w:val="32"/>
          <w:lang w:eastAsia="zh-CN"/>
        </w:rPr>
        <w:t>资金流水信息</w:t>
      </w:r>
      <w:del w:id="50" w:author="王蔚蓝" w:date="2026-10-09T19:43:57Z">
        <w:r>
          <w:rPr>
            <w:rFonts w:hint="eastAsia" w:ascii="仿宋_GB2312" w:hAnsi="仿宋" w:eastAsia="仿宋_GB2312" w:cs="Times New Roman"/>
            <w:color w:val="auto"/>
            <w:sz w:val="32"/>
            <w:szCs w:val="32"/>
            <w:lang w:eastAsia="zh-CN"/>
          </w:rPr>
          <w:delText>（中国工商银行2102103409300073404）</w:delText>
        </w:r>
      </w:del>
      <w:r>
        <w:rPr>
          <w:rFonts w:hint="eastAsia" w:ascii="仿宋_GB2312" w:hAnsi="仿宋" w:eastAsia="仿宋_GB2312" w:cs="Times New Roman"/>
          <w:color w:val="auto"/>
          <w:sz w:val="32"/>
          <w:szCs w:val="32"/>
          <w:lang w:eastAsia="zh-CN"/>
        </w:rPr>
        <w:t>，发现：</w:t>
      </w:r>
    </w:p>
    <w:p w14:paraId="48EBAC13">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（1）你公司与受票方重庆桃之供应链有限公司无资金往来。</w:t>
      </w:r>
    </w:p>
    <w:p w14:paraId="65E956DF">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_GB2312" w:hAnsi="仿宋" w:eastAsia="仿宋_GB2312" w:cs="Times New Roman"/>
          <w:color w:val="auto"/>
          <w:sz w:val="32"/>
          <w:szCs w:val="32"/>
          <w:lang w:eastAsia="zh-CN"/>
        </w:rPr>
      </w:pPr>
      <w:r>
        <w:rPr>
          <w:rFonts w:hint="eastAsia" w:ascii="仿宋_GB2312" w:hAnsi="仿宋" w:eastAsia="仿宋_GB2312" w:cs="Times New Roman"/>
          <w:color w:val="auto"/>
          <w:sz w:val="32"/>
          <w:szCs w:val="32"/>
          <w:lang w:eastAsia="zh-CN"/>
        </w:rPr>
        <w:t>（2）你公司银行流水</w:t>
      </w:r>
      <w:ins w:id="51" w:author="王蔚蓝" w:date="2026-10-09T19:44:11Z">
        <w:r>
          <w:rPr>
            <w:rFonts w:hint="eastAsia" w:ascii="仿宋_GB2312" w:hAnsi="仿宋" w:eastAsia="仿宋_GB2312" w:cs="Times New Roman"/>
            <w:color w:val="auto"/>
            <w:sz w:val="32"/>
            <w:szCs w:val="32"/>
            <w:lang w:eastAsia="zh-CN"/>
          </w:rPr>
          <w:t>无</w:t>
        </w:r>
      </w:ins>
      <w:del w:id="52" w:author="王蔚蓝" w:date="2026-10-09T19:44:11Z">
        <w:r>
          <w:rPr>
            <w:rFonts w:hint="eastAsia" w:ascii="仿宋_GB2312" w:hAnsi="仿宋" w:eastAsia="仿宋_GB2312" w:cs="Times New Roman"/>
            <w:color w:val="auto"/>
            <w:sz w:val="32"/>
            <w:szCs w:val="32"/>
            <w:lang w:eastAsia="zh-CN"/>
          </w:rPr>
          <w:delText>记录也未发现有支付正常经营所应该发生的</w:delText>
        </w:r>
      </w:del>
      <w:r>
        <w:rPr>
          <w:rFonts w:hint="eastAsia" w:ascii="仿宋_GB2312" w:hAnsi="仿宋" w:eastAsia="仿宋_GB2312" w:cs="Times New Roman"/>
          <w:color w:val="auto"/>
          <w:sz w:val="32"/>
          <w:szCs w:val="32"/>
          <w:lang w:eastAsia="zh-CN"/>
        </w:rPr>
        <w:t>房租、水电、工资等各项费用，不符合正常公司经营形式。</w:t>
      </w:r>
      <w:bookmarkStart w:id="24" w:name="_GoBack"/>
      <w:bookmarkEnd w:id="24"/>
    </w:p>
    <w:p w14:paraId="324C55A3">
      <w:pPr>
        <w:pStyle w:val="2"/>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640" w:firstLineChars="200"/>
        <w:jc w:val="both"/>
        <w:textAlignment w:val="auto"/>
        <w:outlineLvl w:val="9"/>
        <w:rPr>
          <w:rFonts w:hint="eastAsia" w:ascii="仿宋" w:hAnsi="仿宋" w:eastAsia="仿宋" w:cs="仿宋"/>
          <w:bCs/>
          <w:color w:val="0000FF"/>
          <w:sz w:val="32"/>
          <w:szCs w:val="32"/>
        </w:rPr>
      </w:pPr>
      <w:r>
        <w:rPr>
          <w:rFonts w:hint="eastAsia" w:ascii="仿宋_GB2312" w:hAnsi="仿宋" w:eastAsia="仿宋_GB2312" w:cs="Times New Roman"/>
          <w:color w:val="auto"/>
          <w:sz w:val="32"/>
          <w:szCs w:val="32"/>
          <w:lang w:eastAsia="zh-CN"/>
        </w:rPr>
        <w:t>综上，你公司开具63份增值税专用发票，</w:t>
      </w:r>
      <w:del w:id="53" w:author="王蔚蓝" w:date="2026-10-09T19:44:21Z">
        <w:r>
          <w:rPr>
            <w:rFonts w:hint="eastAsia" w:ascii="仿宋_GB2312" w:hAnsi="仿宋" w:eastAsia="仿宋_GB2312" w:cs="Times New Roman"/>
            <w:color w:val="auto"/>
            <w:sz w:val="32"/>
            <w:szCs w:val="32"/>
            <w:lang w:eastAsia="zh-CN"/>
          </w:rPr>
          <w:delText>合计</w:delText>
        </w:r>
      </w:del>
      <w:r>
        <w:rPr>
          <w:rFonts w:hint="eastAsia" w:ascii="仿宋_GB2312" w:hAnsi="仿宋" w:eastAsia="仿宋_GB2312" w:cs="Times New Roman"/>
          <w:color w:val="auto"/>
          <w:sz w:val="32"/>
          <w:szCs w:val="32"/>
          <w:lang w:eastAsia="zh-CN"/>
        </w:rPr>
        <w:t>金额6099939.00元，税额792992.07元，价税合计6892931.07元。购销品名虽一致，但购进货物数量大于销售数量，且与受票方无资金往来，无房租、水电等经营费用支出，不符合正常商业逻辑。上述行为属于为他人开具与实际经营业务情况不符的增值税专用发票，违反了《中华人民共和国发票管理办法》（财政部令第6号发布，国务院令第709号修改）第二十二条第一款、第二款第（一）项的规定，属于虚开发票行为。</w:t>
      </w:r>
    </w:p>
    <w:p w14:paraId="21CE1DA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上述违法事实,主要有以下证据证明：</w:t>
      </w:r>
    </w:p>
    <w:p w14:paraId="3E2BAEE5">
      <w:pPr>
        <w:keepNext w:val="0"/>
        <w:keepLines w:val="0"/>
        <w:pageBreakBefore w:val="0"/>
        <w:widowControl w:val="0"/>
        <w:numPr>
          <w:ilvl w:val="-1"/>
          <w:numId w:val="0"/>
        </w:numPr>
        <w:kinsoku/>
        <w:wordWrap/>
        <w:overflowPunct/>
        <w:topLinePunct w:val="0"/>
        <w:autoSpaceDE/>
        <w:autoSpaceDN/>
        <w:bidi w:val="0"/>
        <w:adjustRightInd w:val="0"/>
        <w:snapToGrid w:val="0"/>
        <w:spacing w:line="560" w:lineRule="exact"/>
        <w:ind w:firstLine="640" w:firstLineChars="200"/>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证据1：基本情况、纳税申报情况和主管税务机关协查资料；</w:t>
      </w:r>
    </w:p>
    <w:p w14:paraId="3BB97515">
      <w:pPr>
        <w:keepNext w:val="0"/>
        <w:keepLines w:val="0"/>
        <w:pageBreakBefore w:val="0"/>
        <w:widowControl w:val="0"/>
        <w:numPr>
          <w:ilvl w:val="-1"/>
          <w:numId w:val="0"/>
        </w:numPr>
        <w:kinsoku/>
        <w:wordWrap/>
        <w:overflowPunct/>
        <w:topLinePunct w:val="0"/>
        <w:autoSpaceDE/>
        <w:autoSpaceDN/>
        <w:bidi w:val="0"/>
        <w:adjustRightInd w:val="0"/>
        <w:snapToGrid w:val="0"/>
        <w:spacing w:line="560" w:lineRule="exact"/>
        <w:ind w:firstLine="640" w:firstLineChars="200"/>
        <w:textAlignment w:val="auto"/>
        <w:outlineLvl w:val="9"/>
        <w:rPr>
          <w:rFonts w:hint="default" w:ascii="仿宋_GB2312" w:hAnsi="仿宋_GB2312" w:eastAsia="仿宋_GB2312" w:cs="仿宋_GB2312"/>
          <w:color w:val="auto"/>
          <w:sz w:val="32"/>
          <w:szCs w:val="32"/>
          <w:lang w:val="en-US" w:eastAsia="zh-CN"/>
        </w:rPr>
      </w:pPr>
      <w:r>
        <w:rPr>
          <w:rFonts w:hint="eastAsia" w:ascii="仿宋_GB2312" w:hAnsi="仿宋" w:eastAsia="仿宋_GB2312" w:cs="Times New Roman"/>
          <w:color w:val="auto"/>
          <w:sz w:val="32"/>
          <w:szCs w:val="32"/>
          <w:lang w:val="en-US" w:eastAsia="zh-CN"/>
        </w:rPr>
        <w:t>证据2：取得、开具发票</w:t>
      </w:r>
      <w:r>
        <w:rPr>
          <w:rFonts w:hint="eastAsia" w:ascii="仿宋_GB2312" w:eastAsia="仿宋_GB2312" w:cs="Times New Roman"/>
          <w:color w:val="auto"/>
          <w:kern w:val="2"/>
          <w:sz w:val="32"/>
          <w:szCs w:val="32"/>
          <w:lang w:val="en-US" w:eastAsia="zh-CN" w:bidi="ar-SA"/>
        </w:rPr>
        <w:t>等</w:t>
      </w:r>
      <w:r>
        <w:rPr>
          <w:rFonts w:hint="eastAsia" w:ascii="仿宋_GB2312" w:hAnsi="仿宋" w:eastAsia="仿宋_GB2312" w:cs="Times New Roman"/>
          <w:color w:val="auto"/>
          <w:sz w:val="32"/>
          <w:szCs w:val="32"/>
          <w:lang w:val="en-US" w:eastAsia="zh-CN"/>
        </w:rPr>
        <w:t>证据资料</w:t>
      </w:r>
      <w:r>
        <w:rPr>
          <w:rFonts w:hint="eastAsia" w:ascii="仿宋_GB2312" w:hAnsi="仿宋_GB2312" w:eastAsia="仿宋_GB2312" w:cs="仿宋_GB2312"/>
          <w:color w:val="auto"/>
          <w:sz w:val="32"/>
          <w:szCs w:val="32"/>
          <w:lang w:val="en-US" w:eastAsia="zh-CN"/>
        </w:rPr>
        <w:t>；</w:t>
      </w:r>
    </w:p>
    <w:p w14:paraId="74219923">
      <w:pPr>
        <w:keepNext w:val="0"/>
        <w:keepLines w:val="0"/>
        <w:pageBreakBefore w:val="0"/>
        <w:widowControl w:val="0"/>
        <w:numPr>
          <w:ilvl w:val="-1"/>
          <w:numId w:val="0"/>
        </w:numPr>
        <w:kinsoku/>
        <w:wordWrap/>
        <w:overflowPunct/>
        <w:topLinePunct w:val="0"/>
        <w:autoSpaceDE/>
        <w:autoSpaceDN/>
        <w:bidi w:val="0"/>
        <w:adjustRightInd w:val="0"/>
        <w:snapToGrid w:val="0"/>
        <w:spacing w:line="560" w:lineRule="exact"/>
        <w:ind w:firstLine="640" w:firstLineChars="200"/>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 w:eastAsia="仿宋_GB2312" w:cs="Times New Roman"/>
          <w:color w:val="auto"/>
          <w:sz w:val="32"/>
          <w:szCs w:val="32"/>
          <w:lang w:val="en-US" w:eastAsia="zh-CN"/>
        </w:rPr>
        <w:t>证据3：已证实虚开发票证据资料</w:t>
      </w:r>
      <w:r>
        <w:rPr>
          <w:rFonts w:hint="eastAsia" w:ascii="仿宋_GB2312" w:hAnsi="仿宋_GB2312" w:eastAsia="仿宋_GB2312" w:cs="仿宋_GB2312"/>
          <w:color w:val="auto"/>
          <w:sz w:val="32"/>
          <w:szCs w:val="32"/>
          <w:lang w:val="en-US" w:eastAsia="zh-CN"/>
        </w:rPr>
        <w:t>；</w:t>
      </w:r>
    </w:p>
    <w:p w14:paraId="097A10EB">
      <w:pPr>
        <w:keepNext w:val="0"/>
        <w:keepLines w:val="0"/>
        <w:pageBreakBefore w:val="0"/>
        <w:widowControl w:val="0"/>
        <w:numPr>
          <w:ilvl w:val="-1"/>
          <w:numId w:val="0"/>
        </w:numPr>
        <w:kinsoku/>
        <w:wordWrap/>
        <w:overflowPunct/>
        <w:topLinePunct w:val="0"/>
        <w:autoSpaceDE/>
        <w:autoSpaceDN/>
        <w:bidi w:val="0"/>
        <w:adjustRightInd w:val="0"/>
        <w:snapToGrid w:val="0"/>
        <w:spacing w:line="560" w:lineRule="exact"/>
        <w:ind w:firstLine="640" w:firstLineChars="200"/>
        <w:textAlignment w:val="auto"/>
        <w:outlineLvl w:val="9"/>
        <w:rPr>
          <w:rFonts w:hint="eastAsia" w:ascii="仿宋_GB2312" w:hAnsi="仿宋_GB2312" w:eastAsia="仿宋_GB2312" w:cs="仿宋_GB2312"/>
          <w:color w:val="auto"/>
          <w:sz w:val="32"/>
          <w:szCs w:val="32"/>
          <w:lang w:val="en-US" w:eastAsia="zh-CN"/>
        </w:rPr>
      </w:pPr>
      <w:r>
        <w:rPr>
          <w:rFonts w:hint="eastAsia" w:ascii="仿宋_GB2312" w:hAnsi="仿宋" w:eastAsia="仿宋_GB2312" w:cs="Times New Roman"/>
          <w:color w:val="auto"/>
          <w:sz w:val="32"/>
          <w:szCs w:val="32"/>
          <w:lang w:val="en-US" w:eastAsia="zh-CN"/>
        </w:rPr>
        <w:t>证据4：银行资金流水证据资料</w:t>
      </w:r>
      <w:r>
        <w:rPr>
          <w:rFonts w:hint="eastAsia" w:ascii="仿宋_GB2312" w:hAnsi="仿宋_GB2312" w:eastAsia="仿宋_GB2312" w:cs="仿宋_GB2312"/>
          <w:color w:val="auto"/>
          <w:sz w:val="32"/>
          <w:szCs w:val="32"/>
          <w:lang w:val="en-US" w:eastAsia="zh-CN"/>
        </w:rPr>
        <w:t>。</w:t>
      </w:r>
    </w:p>
    <w:p w14:paraId="7DF6042B">
      <w:pPr>
        <w:keepNext w:val="0"/>
        <w:keepLines w:val="0"/>
        <w:pageBreakBefore w:val="0"/>
        <w:widowControl w:val="0"/>
        <w:kinsoku/>
        <w:wordWrap/>
        <w:overflowPunct/>
        <w:topLinePunct w:val="0"/>
        <w:autoSpaceDE/>
        <w:autoSpaceDN/>
        <w:bidi w:val="0"/>
        <w:spacing w:before="59" w:line="560" w:lineRule="exact"/>
        <w:ind w:left="672"/>
        <w:textAlignment w:val="auto"/>
        <w:outlineLvl w:val="2"/>
        <w:rPr>
          <w:rFonts w:ascii="黑体" w:hAnsi="黑体" w:eastAsia="黑体" w:cs="黑体"/>
          <w:color w:val="auto"/>
          <w:sz w:val="31"/>
          <w:szCs w:val="31"/>
        </w:rPr>
      </w:pPr>
      <w:r>
        <w:rPr>
          <w:rFonts w:ascii="黑体" w:hAnsi="黑体" w:eastAsia="黑体" w:cs="黑体"/>
          <w:color w:val="auto"/>
          <w:spacing w:val="7"/>
          <w:sz w:val="31"/>
          <w:szCs w:val="31"/>
        </w:rPr>
        <w:t>二、处罚决定</w:t>
      </w:r>
    </w:p>
    <w:p w14:paraId="1C298679">
      <w:pPr>
        <w:pStyle w:val="10"/>
        <w:keepNext w:val="0"/>
        <w:keepLines w:val="0"/>
        <w:pageBreakBefore w:val="0"/>
        <w:widowControl w:val="0"/>
        <w:numPr>
          <w:ilvl w:val="0"/>
          <w:numId w:val="0"/>
        </w:numPr>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根据《中华人民共和国发票管理办法》(财政部令第6号发布，国务院令第709号修改）第三十七条第一款的规定，</w:t>
      </w:r>
      <w:del w:id="54" w:author="王蔚蓝" w:date="2026-10-09T19:45:52Z">
        <w:r>
          <w:rPr>
            <w:rFonts w:hint="eastAsia" w:ascii="仿宋_GB2312" w:hAnsi="仿宋_GB2312" w:eastAsia="仿宋_GB2312" w:cs="仿宋_GB2312"/>
            <w:color w:val="auto"/>
            <w:kern w:val="2"/>
            <w:sz w:val="32"/>
            <w:szCs w:val="32"/>
            <w:lang w:val="en-US" w:eastAsia="zh-CN" w:bidi="ar-SA"/>
          </w:rPr>
          <w:delText>上述</w:delText>
        </w:r>
      </w:del>
      <w:ins w:id="55" w:author="王蔚蓝" w:date="2026-10-09T19:45:52Z">
        <w:r>
          <w:rPr>
            <w:rFonts w:hint="eastAsia" w:ascii="仿宋_GB2312" w:hAnsi="仿宋_GB2312" w:eastAsia="仿宋_GB2312" w:cs="仿宋_GB2312"/>
            <w:color w:val="auto"/>
            <w:kern w:val="2"/>
            <w:sz w:val="32"/>
            <w:szCs w:val="32"/>
            <w:lang w:val="en-US" w:eastAsia="zh-CN" w:bidi="ar-SA"/>
          </w:rPr>
          <w:t>你公司</w:t>
        </w:r>
      </w:ins>
      <w:ins w:id="56" w:author="王蔚蓝" w:date="2026-10-09T19:45:53Z">
        <w:r>
          <w:rPr>
            <w:rFonts w:hint="eastAsia" w:ascii="仿宋_GB2312" w:hAnsi="仿宋_GB2312" w:eastAsia="仿宋_GB2312" w:cs="仿宋_GB2312"/>
            <w:color w:val="auto"/>
            <w:kern w:val="2"/>
            <w:sz w:val="32"/>
            <w:szCs w:val="32"/>
            <w:lang w:val="en-US" w:eastAsia="zh-CN" w:bidi="ar-SA"/>
          </w:rPr>
          <w:t>虚开发票</w:t>
        </w:r>
      </w:ins>
      <w:r>
        <w:rPr>
          <w:rFonts w:hint="eastAsia" w:ascii="仿宋_GB2312" w:hAnsi="仿宋_GB2312" w:eastAsia="仿宋_GB2312" w:cs="仿宋_GB2312"/>
          <w:color w:val="auto"/>
          <w:kern w:val="2"/>
          <w:sz w:val="32"/>
          <w:szCs w:val="32"/>
          <w:lang w:val="en-US" w:eastAsia="zh-CN" w:bidi="ar-SA"/>
        </w:rPr>
        <w:t>行为符合《国家税务总局广西壮族自治区税务局关于发布&lt;广西壮族自治区税务行政处罚裁量基准&gt;的公告》（国家税务总局广西壮族自治区税务局公告2020年第8号）第38项规定的“特别严重”裁量阶次适用条件，对你公司虚开发票行为处以110000.00元的罚款。</w:t>
      </w:r>
    </w:p>
    <w:p w14:paraId="300F3883">
      <w:pPr>
        <w:pStyle w:val="10"/>
        <w:keepNext w:val="0"/>
        <w:keepLines w:val="0"/>
        <w:pageBreakBefore w:val="0"/>
        <w:widowControl w:val="0"/>
        <w:numPr>
          <w:ilvl w:val="0"/>
          <w:numId w:val="0"/>
        </w:numPr>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ins w:id="57" w:author="王蔚蓝" w:date="2026-09-04T16:14:35Z">
        <w:r>
          <w:rPr>
            <w:rFonts w:hint="eastAsia" w:ascii="仿宋_GB2312" w:hAnsi="仿宋_GB2312" w:eastAsia="仿宋_GB2312" w:cs="仿宋_GB2312"/>
            <w:color w:val="auto"/>
            <w:sz w:val="32"/>
            <w:szCs w:val="32"/>
            <w:lang w:val="en-US" w:eastAsia="zh-CN"/>
          </w:rPr>
          <w:t>以上</w:t>
        </w:r>
      </w:ins>
      <w:ins w:id="58" w:author="王蔚蓝" w:date="2026-09-04T16:14:37Z">
        <w:r>
          <w:rPr>
            <w:rFonts w:hint="eastAsia" w:ascii="仿宋_GB2312" w:hAnsi="仿宋_GB2312" w:eastAsia="仿宋_GB2312" w:cs="仿宋_GB2312"/>
            <w:color w:val="auto"/>
            <w:sz w:val="32"/>
            <w:szCs w:val="32"/>
            <w:lang w:val="en-US" w:eastAsia="zh-CN"/>
          </w:rPr>
          <w:t>应缴</w:t>
        </w:r>
      </w:ins>
      <w:ins w:id="59" w:author="王蔚蓝" w:date="2026-09-04T16:14:38Z">
        <w:r>
          <w:rPr>
            <w:rFonts w:hint="eastAsia" w:ascii="仿宋_GB2312" w:hAnsi="仿宋_GB2312" w:eastAsia="仿宋_GB2312" w:cs="仿宋_GB2312"/>
            <w:color w:val="auto"/>
            <w:sz w:val="32"/>
            <w:szCs w:val="32"/>
            <w:lang w:val="en-US" w:eastAsia="zh-CN"/>
          </w:rPr>
          <w:t>款项</w:t>
        </w:r>
      </w:ins>
      <w:ins w:id="60" w:author="王蔚蓝" w:date="2026-09-04T16:14:43Z">
        <w:r>
          <w:rPr>
            <w:rFonts w:hint="eastAsia" w:ascii="仿宋_GB2312" w:hAnsi="仿宋_GB2312" w:eastAsia="仿宋_GB2312" w:cs="仿宋_GB2312"/>
            <w:color w:val="auto"/>
            <w:sz w:val="32"/>
            <w:szCs w:val="32"/>
            <w:lang w:val="en-US" w:eastAsia="zh-CN"/>
          </w:rPr>
          <w:t>共计</w:t>
        </w:r>
      </w:ins>
      <w:r>
        <w:rPr>
          <w:rFonts w:hint="eastAsia" w:ascii="仿宋_GB2312" w:hAnsi="仿宋_GB2312" w:eastAsia="仿宋_GB2312" w:cs="仿宋_GB2312"/>
          <w:color w:val="auto"/>
          <w:sz w:val="32"/>
          <w:szCs w:val="32"/>
          <w:lang w:val="en-US" w:eastAsia="zh-CN"/>
        </w:rPr>
        <w:t>110000.00</w:t>
      </w:r>
      <w:ins w:id="61" w:author="王蔚蓝" w:date="2026-09-04T16:14:46Z">
        <w:r>
          <w:rPr>
            <w:rFonts w:hint="eastAsia" w:ascii="仿宋_GB2312" w:hAnsi="仿宋_GB2312" w:eastAsia="仿宋_GB2312" w:cs="仿宋_GB2312"/>
            <w:color w:val="auto"/>
            <w:sz w:val="32"/>
            <w:szCs w:val="32"/>
            <w:lang w:val="en-US" w:eastAsia="zh-CN"/>
          </w:rPr>
          <w:t>元</w:t>
        </w:r>
      </w:ins>
      <w:ins w:id="62" w:author="王蔚蓝" w:date="2026-09-04T16:14:50Z">
        <w:r>
          <w:rPr>
            <w:rFonts w:hint="eastAsia" w:ascii="仿宋_GB2312" w:hAnsi="仿宋_GB2312" w:eastAsia="仿宋_GB2312" w:cs="仿宋_GB2312"/>
            <w:color w:val="auto"/>
            <w:sz w:val="32"/>
            <w:szCs w:val="32"/>
            <w:lang w:val="en-US" w:eastAsia="zh-CN"/>
          </w:rPr>
          <w:t>。</w:t>
        </w:r>
      </w:ins>
      <w:r>
        <w:rPr>
          <w:rFonts w:hint="eastAsia" w:ascii="仿宋_GB2312" w:hAnsi="仿宋_GB2312" w:eastAsia="仿宋_GB2312" w:cs="仿宋_GB2312"/>
          <w:color w:val="auto"/>
          <w:sz w:val="32"/>
          <w:szCs w:val="32"/>
          <w:lang w:val="en-US" w:eastAsia="zh-CN"/>
        </w:rPr>
        <w:t>限你公司自本决定书送达之日起十五日内到国家税务总局南宁市税务局缴纳入库。到期不缴纳罚款，我局</w:t>
      </w:r>
      <w:del w:id="63" w:author="王蔚蓝" w:date="2026-09-04T16:15:25Z">
        <w:r>
          <w:rPr>
            <w:rFonts w:hint="eastAsia" w:ascii="仿宋_GB2312" w:hAnsi="仿宋_GB2312" w:eastAsia="仿宋_GB2312" w:cs="仿宋_GB2312"/>
            <w:color w:val="auto"/>
            <w:sz w:val="32"/>
            <w:szCs w:val="32"/>
            <w:lang w:val="en-US" w:eastAsia="zh-CN"/>
          </w:rPr>
          <w:delText>将</w:delText>
        </w:r>
      </w:del>
      <w:ins w:id="64" w:author="王蔚蓝" w:date="2026-09-04T16:15:25Z">
        <w:r>
          <w:rPr>
            <w:rFonts w:hint="eastAsia" w:ascii="仿宋_GB2312" w:hAnsi="仿宋_GB2312" w:eastAsia="仿宋_GB2312" w:cs="仿宋_GB2312"/>
            <w:color w:val="auto"/>
            <w:sz w:val="32"/>
            <w:szCs w:val="32"/>
            <w:lang w:val="en-US" w:eastAsia="zh-CN"/>
          </w:rPr>
          <w:t>可</w:t>
        </w:r>
      </w:ins>
      <w:r>
        <w:rPr>
          <w:rFonts w:hint="eastAsia" w:ascii="仿宋_GB2312" w:hAnsi="仿宋_GB2312" w:eastAsia="仿宋_GB2312" w:cs="仿宋_GB2312"/>
          <w:color w:val="auto"/>
          <w:sz w:val="32"/>
          <w:szCs w:val="32"/>
          <w:lang w:val="en-US" w:eastAsia="zh-CN"/>
        </w:rPr>
        <w:t>依照《中华人民共和国行政处罚法》第七十二条第一款第（一）项规定，每日按罚款数额的百分之三加处罚款。</w:t>
      </w:r>
    </w:p>
    <w:p w14:paraId="09224877">
      <w:pPr>
        <w:pStyle w:val="10"/>
        <w:keepNext w:val="0"/>
        <w:keepLines w:val="0"/>
        <w:pageBreakBefore w:val="0"/>
        <w:widowControl w:val="0"/>
        <w:numPr>
          <w:ilvl w:val="0"/>
          <w:numId w:val="0"/>
        </w:numPr>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 xml:space="preserve">如对本决定不服，可以自收到本决定书之日起六十日内依法向国家税务总局南宁市税务局申请行政复议，或者自收到本决定书之日起六个月内依法向人民法院起诉。如对处罚决定逾期不申请复议也不向人民法院起诉、又不履行的，我局将采取《中华人民共和国税收征收管理法》第四十条规定的强制执行措施，或者申请人民法院强制执行。 </w:t>
      </w:r>
    </w:p>
    <w:p w14:paraId="36F2B7A8">
      <w:pPr>
        <w:pStyle w:val="10"/>
        <w:keepNext w:val="0"/>
        <w:keepLines w:val="0"/>
        <w:pageBreakBefore w:val="0"/>
        <w:widowControl w:val="0"/>
        <w:numPr>
          <w:ilvl w:val="0"/>
          <w:numId w:val="0"/>
        </w:numPr>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p>
    <w:p w14:paraId="169DE043">
      <w:pPr>
        <w:pStyle w:val="10"/>
        <w:keepNext w:val="0"/>
        <w:keepLines w:val="0"/>
        <w:pageBreakBefore w:val="0"/>
        <w:widowControl w:val="0"/>
        <w:numPr>
          <w:ilvl w:val="0"/>
          <w:numId w:val="0"/>
        </w:numPr>
        <w:kinsoku/>
        <w:wordWrap/>
        <w:overflowPunct/>
        <w:topLinePunct w:val="0"/>
        <w:autoSpaceDE/>
        <w:autoSpaceDN/>
        <w:bidi w:val="0"/>
        <w:spacing w:line="560" w:lineRule="exact"/>
        <w:ind w:firstLine="640" w:firstLineChars="200"/>
        <w:textAlignment w:val="auto"/>
        <w:rPr>
          <w:rFonts w:hint="eastAsia" w:ascii="仿宋_GB2312" w:hAnsi="仿宋_GB2312" w:eastAsia="仿宋_GB2312" w:cs="仿宋_GB2312"/>
          <w:color w:val="auto"/>
          <w:sz w:val="32"/>
          <w:szCs w:val="32"/>
          <w:lang w:val="en-US" w:eastAsia="zh-CN"/>
        </w:rPr>
      </w:pPr>
    </w:p>
    <w:p w14:paraId="22F7C820">
      <w:pPr>
        <w:keepNext w:val="0"/>
        <w:keepLines w:val="0"/>
        <w:pageBreakBefore w:val="0"/>
        <w:widowControl w:val="0"/>
        <w:kinsoku/>
        <w:wordWrap/>
        <w:overflowPunct/>
        <w:topLinePunct w:val="0"/>
        <w:autoSpaceDE/>
        <w:autoSpaceDN/>
        <w:bidi w:val="0"/>
        <w:adjustRightInd w:val="0"/>
        <w:spacing w:line="560" w:lineRule="exact"/>
        <w:ind w:firstLine="4160" w:firstLineChars="1300"/>
        <w:jc w:val="left"/>
        <w:textAlignment w:val="auto"/>
        <w:rPr>
          <w:rFonts w:hint="eastAsia" w:ascii="仿宋_GB2312" w:hAnsi="仿宋" w:eastAsia="仿宋_GB2312"/>
          <w:color w:val="auto"/>
          <w:kern w:val="0"/>
          <w:sz w:val="32"/>
          <w:szCs w:val="20"/>
        </w:rPr>
      </w:pPr>
      <w:r>
        <w:rPr>
          <w:rFonts w:hint="eastAsia" w:ascii="仿宋_GB2312" w:hAnsi="仿宋" w:eastAsia="仿宋_GB2312"/>
          <w:color w:val="auto"/>
          <w:kern w:val="0"/>
          <w:sz w:val="32"/>
          <w:szCs w:val="20"/>
        </w:rPr>
        <w:t>二〇</w:t>
      </w:r>
      <w:r>
        <w:rPr>
          <w:rFonts w:hint="eastAsia" w:ascii="仿宋_GB2312" w:hAnsi="仿宋" w:eastAsia="仿宋_GB2312"/>
          <w:color w:val="auto"/>
          <w:kern w:val="0"/>
          <w:sz w:val="32"/>
          <w:szCs w:val="20"/>
          <w:lang w:eastAsia="zh-CN"/>
        </w:rPr>
        <w:t>二六</w:t>
      </w:r>
      <w:r>
        <w:rPr>
          <w:rFonts w:hint="eastAsia" w:ascii="仿宋_GB2312" w:hAnsi="仿宋" w:eastAsia="仿宋_GB2312"/>
          <w:color w:val="auto"/>
          <w:kern w:val="0"/>
          <w:sz w:val="32"/>
          <w:szCs w:val="20"/>
        </w:rPr>
        <w:t>年</w:t>
      </w:r>
      <w:r>
        <w:rPr>
          <w:rFonts w:hint="eastAsia" w:ascii="仿宋_GB2312" w:hAnsi="仿宋" w:eastAsia="仿宋_GB2312"/>
          <w:color w:val="auto"/>
          <w:kern w:val="0"/>
          <w:sz w:val="32"/>
          <w:szCs w:val="20"/>
          <w:lang w:eastAsia="zh-CN"/>
        </w:rPr>
        <w:t>十</w:t>
      </w:r>
      <w:r>
        <w:rPr>
          <w:rFonts w:hint="eastAsia" w:ascii="仿宋_GB2312" w:hAnsi="仿宋" w:eastAsia="仿宋_GB2312"/>
          <w:color w:val="auto"/>
          <w:kern w:val="0"/>
          <w:sz w:val="32"/>
          <w:szCs w:val="20"/>
        </w:rPr>
        <w:t>月</w:t>
      </w:r>
      <w:del w:id="65" w:author="梁雨" w:date="2026-10-10T09:38:01Z">
        <w:r>
          <w:rPr>
            <w:rFonts w:hint="eastAsia" w:ascii="仿宋_GB2312" w:hAnsi="仿宋" w:eastAsia="仿宋_GB2312"/>
            <w:color w:val="auto"/>
            <w:kern w:val="0"/>
            <w:sz w:val="32"/>
            <w:szCs w:val="20"/>
            <w:lang w:val="en-US" w:eastAsia="zh-CN"/>
          </w:rPr>
          <w:delText>九</w:delText>
        </w:r>
      </w:del>
      <w:ins w:id="66" w:author="梁雨" w:date="2026-10-10T09:38:01Z">
        <w:r>
          <w:rPr>
            <w:rFonts w:hint="eastAsia" w:ascii="仿宋_GB2312" w:hAnsi="仿宋" w:eastAsia="仿宋_GB2312"/>
            <w:color w:val="auto"/>
            <w:kern w:val="0"/>
            <w:sz w:val="32"/>
            <w:szCs w:val="20"/>
            <w:lang w:val="en-US" w:eastAsia="zh-CN"/>
          </w:rPr>
          <w:t>十</w:t>
        </w:r>
      </w:ins>
      <w:r>
        <w:rPr>
          <w:rFonts w:hint="eastAsia" w:ascii="仿宋_GB2312" w:hAnsi="仿宋" w:eastAsia="仿宋_GB2312"/>
          <w:color w:val="auto"/>
          <w:kern w:val="0"/>
          <w:sz w:val="32"/>
          <w:szCs w:val="20"/>
        </w:rPr>
        <w:t>日</w:t>
      </w:r>
    </w:p>
    <w:p w14:paraId="0ED7CA46">
      <w:pPr>
        <w:keepNext w:val="0"/>
        <w:keepLines w:val="0"/>
        <w:pageBreakBefore w:val="0"/>
        <w:widowControl w:val="0"/>
        <w:kinsoku/>
        <w:wordWrap/>
        <w:overflowPunct/>
        <w:topLinePunct w:val="0"/>
        <w:autoSpaceDE/>
        <w:autoSpaceDN/>
        <w:bidi w:val="0"/>
        <w:spacing w:line="560" w:lineRule="exact"/>
        <w:ind w:firstLine="0"/>
        <w:textAlignment w:val="auto"/>
        <w:rPr>
          <w:color w:val="0000FF"/>
        </w:rPr>
      </w:pPr>
    </w:p>
    <w:sectPr>
      <w:footerReference r:id="rId3" w:type="default"/>
      <w:pgSz w:w="11906" w:h="16838"/>
      <w:pgMar w:top="1440" w:right="1286"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swiss"/>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FangSong">
    <w:altName w:val="方正仿宋_GBK"/>
    <w:panose1 w:val="02010609060101010101"/>
    <w:charset w:val="86"/>
    <w:family w:val="auto"/>
    <w:pitch w:val="default"/>
    <w:sig w:usb0="00000000" w:usb1="00000000" w:usb2="00000016" w:usb3="00000000" w:csb0="00040001" w:csb1="00000000"/>
  </w:font>
  <w:font w:name="楷体_GB2312">
    <w:altName w:val="方正楷体_GBK"/>
    <w:panose1 w:val="02010609030101010101"/>
    <w:charset w:val="86"/>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方正黑体_GBK">
    <w:panose1 w:val="02000000000000000000"/>
    <w:charset w:val="86"/>
    <w:family w:val="auto"/>
    <w:pitch w:val="default"/>
    <w:sig w:usb0="00000001" w:usb1="08000000" w:usb2="00000000" w:usb3="00000000" w:csb0="00040000" w:csb1="00000000"/>
  </w:font>
  <w:font w:name="Arial">
    <w:altName w:val="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DCC0D">
    <w:pPr>
      <w:pStyle w:val="6"/>
    </w:pPr>
  </w:p>
  <w:p w14:paraId="6E50281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FB95E3">
                          <w:pPr>
                            <w:pStyle w:val="6"/>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页 共 </w:t>
                          </w:r>
                          <w:r>
                            <w:rPr>
                              <w:sz w:val="28"/>
                              <w:szCs w:val="28"/>
                            </w:rPr>
                            <w:fldChar w:fldCharType="begin"/>
                          </w:r>
                          <w:r>
                            <w:rPr>
                              <w:sz w:val="28"/>
                              <w:szCs w:val="28"/>
                            </w:rPr>
                            <w:instrText xml:space="preserve"> NUMPAGES  \* MERGEFORMAT </w:instrText>
                          </w:r>
                          <w:r>
                            <w:rPr>
                              <w:sz w:val="28"/>
                              <w:szCs w:val="28"/>
                            </w:rPr>
                            <w:fldChar w:fldCharType="separate"/>
                          </w:r>
                          <w:r>
                            <w:rPr>
                              <w:sz w:val="28"/>
                              <w:szCs w:val="28"/>
                            </w:rPr>
                            <w:t>7</w:t>
                          </w:r>
                          <w:r>
                            <w:rPr>
                              <w:sz w:val="28"/>
                              <w:szCs w:val="28"/>
                            </w:rPr>
                            <w:fldChar w:fldCharType="end"/>
                          </w:r>
                          <w:r>
                            <w:rPr>
                              <w:sz w:val="28"/>
                              <w:szCs w:val="2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1FB95E3">
                    <w:pPr>
                      <w:pStyle w:val="6"/>
                    </w:pPr>
                    <w:r>
                      <w:rPr>
                        <w:sz w:val="28"/>
                        <w:szCs w:val="28"/>
                      </w:rPr>
                      <w:t xml:space="preserve">第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rPr>
                        <w:sz w:val="28"/>
                        <w:szCs w:val="28"/>
                      </w:rPr>
                      <w:t xml:space="preserve"> 页 共 </w:t>
                    </w:r>
                    <w:r>
                      <w:rPr>
                        <w:sz w:val="28"/>
                        <w:szCs w:val="28"/>
                      </w:rPr>
                      <w:fldChar w:fldCharType="begin"/>
                    </w:r>
                    <w:r>
                      <w:rPr>
                        <w:sz w:val="28"/>
                        <w:szCs w:val="28"/>
                      </w:rPr>
                      <w:instrText xml:space="preserve"> NUMPAGES  \* MERGEFORMAT </w:instrText>
                    </w:r>
                    <w:r>
                      <w:rPr>
                        <w:sz w:val="28"/>
                        <w:szCs w:val="28"/>
                      </w:rPr>
                      <w:fldChar w:fldCharType="separate"/>
                    </w:r>
                    <w:r>
                      <w:rPr>
                        <w:sz w:val="28"/>
                        <w:szCs w:val="28"/>
                      </w:rPr>
                      <w:t>7</w:t>
                    </w:r>
                    <w:r>
                      <w:rPr>
                        <w:sz w:val="28"/>
                        <w:szCs w:val="28"/>
                      </w:rPr>
                      <w:fldChar w:fldCharType="end"/>
                    </w:r>
                    <w:r>
                      <w:rPr>
                        <w:sz w:val="28"/>
                        <w:szCs w:val="28"/>
                      </w:rPr>
                      <w:t xml:space="preserve"> 页</w:t>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梁雨">
    <w15:presenceInfo w15:providerId="None" w15:userId="梁雨"/>
  </w15:person>
  <w15:person w15:author="王蔚蓝">
    <w15:presenceInfo w15:providerId="None" w15:userId="王蔚蓝"/>
  </w15:person>
  <w15:person w15:author="huawei">
    <w15:presenceInfo w15:providerId="None" w15:userId="hua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C70B8C"/>
    <w:rsid w:val="006B2F1F"/>
    <w:rsid w:val="03F23CD1"/>
    <w:rsid w:val="0817058A"/>
    <w:rsid w:val="0B462CCB"/>
    <w:rsid w:val="0C396BCE"/>
    <w:rsid w:val="10425AA4"/>
    <w:rsid w:val="10EC6BA1"/>
    <w:rsid w:val="132A242C"/>
    <w:rsid w:val="154626C8"/>
    <w:rsid w:val="171021D3"/>
    <w:rsid w:val="17BF4D50"/>
    <w:rsid w:val="17D12ADE"/>
    <w:rsid w:val="19E9297E"/>
    <w:rsid w:val="1AA449BA"/>
    <w:rsid w:val="1CFF1B91"/>
    <w:rsid w:val="1F17F3BD"/>
    <w:rsid w:val="22EF9166"/>
    <w:rsid w:val="237A734B"/>
    <w:rsid w:val="25527F30"/>
    <w:rsid w:val="271637F8"/>
    <w:rsid w:val="2B0A5509"/>
    <w:rsid w:val="2BDF475A"/>
    <w:rsid w:val="2DD5CA7A"/>
    <w:rsid w:val="3045037F"/>
    <w:rsid w:val="31D502A8"/>
    <w:rsid w:val="327D39D9"/>
    <w:rsid w:val="352C307B"/>
    <w:rsid w:val="36FF7BAF"/>
    <w:rsid w:val="38381E9D"/>
    <w:rsid w:val="39FFCCA8"/>
    <w:rsid w:val="3BD4656A"/>
    <w:rsid w:val="3D346CD3"/>
    <w:rsid w:val="3D78CFE0"/>
    <w:rsid w:val="3D8D005F"/>
    <w:rsid w:val="3F5FBC30"/>
    <w:rsid w:val="3F7F750B"/>
    <w:rsid w:val="3FFFCBA4"/>
    <w:rsid w:val="41341AF1"/>
    <w:rsid w:val="41AE701F"/>
    <w:rsid w:val="436634C9"/>
    <w:rsid w:val="442B572A"/>
    <w:rsid w:val="45E11D6C"/>
    <w:rsid w:val="47C83C14"/>
    <w:rsid w:val="4C3023A0"/>
    <w:rsid w:val="4CA135A1"/>
    <w:rsid w:val="4D177196"/>
    <w:rsid w:val="4E8943FE"/>
    <w:rsid w:val="4FFF72E3"/>
    <w:rsid w:val="526933C1"/>
    <w:rsid w:val="53C928BF"/>
    <w:rsid w:val="54C70B8C"/>
    <w:rsid w:val="573E5318"/>
    <w:rsid w:val="593C709D"/>
    <w:rsid w:val="5A985C13"/>
    <w:rsid w:val="5BA95ED2"/>
    <w:rsid w:val="5BDA5690"/>
    <w:rsid w:val="5C6D1659"/>
    <w:rsid w:val="5CE36E45"/>
    <w:rsid w:val="5D115CE5"/>
    <w:rsid w:val="5D1933BD"/>
    <w:rsid w:val="5DBB9752"/>
    <w:rsid w:val="5DC75C3A"/>
    <w:rsid w:val="5DFE933D"/>
    <w:rsid w:val="5EEC2B17"/>
    <w:rsid w:val="5F6D1E8F"/>
    <w:rsid w:val="61483C39"/>
    <w:rsid w:val="639F3167"/>
    <w:rsid w:val="63DE4F7A"/>
    <w:rsid w:val="63F071E2"/>
    <w:rsid w:val="64751E53"/>
    <w:rsid w:val="64797E27"/>
    <w:rsid w:val="65497AB5"/>
    <w:rsid w:val="6A0A4F8D"/>
    <w:rsid w:val="6B90C29E"/>
    <w:rsid w:val="6CD87D7D"/>
    <w:rsid w:val="6DA8E817"/>
    <w:rsid w:val="6E7F52F5"/>
    <w:rsid w:val="6EAF73BC"/>
    <w:rsid w:val="6ED608E2"/>
    <w:rsid w:val="72BFF1FA"/>
    <w:rsid w:val="73FFC0A4"/>
    <w:rsid w:val="759D3528"/>
    <w:rsid w:val="76DF3B82"/>
    <w:rsid w:val="791B6E54"/>
    <w:rsid w:val="79431FE7"/>
    <w:rsid w:val="796C1A6C"/>
    <w:rsid w:val="79FD2B47"/>
    <w:rsid w:val="79FF28EC"/>
    <w:rsid w:val="79FF5783"/>
    <w:rsid w:val="7ABF4A72"/>
    <w:rsid w:val="7B173819"/>
    <w:rsid w:val="7B752567"/>
    <w:rsid w:val="7BDECAE1"/>
    <w:rsid w:val="7CEF45C0"/>
    <w:rsid w:val="7DBFEEF6"/>
    <w:rsid w:val="7DF78A81"/>
    <w:rsid w:val="7EBB1B91"/>
    <w:rsid w:val="7FD7E6C6"/>
    <w:rsid w:val="A2BE1EAE"/>
    <w:rsid w:val="A7F344EE"/>
    <w:rsid w:val="BF8DCFC6"/>
    <w:rsid w:val="BFC7C42D"/>
    <w:rsid w:val="BFFFC0BE"/>
    <w:rsid w:val="CB77FB92"/>
    <w:rsid w:val="CFDD83FF"/>
    <w:rsid w:val="D53F22B2"/>
    <w:rsid w:val="DA5669FD"/>
    <w:rsid w:val="DBDFA227"/>
    <w:rsid w:val="DBFD9CCA"/>
    <w:rsid w:val="DFFE2C47"/>
    <w:rsid w:val="E24D7340"/>
    <w:rsid w:val="EB7D11F2"/>
    <w:rsid w:val="EEF303D8"/>
    <w:rsid w:val="EF0FBF98"/>
    <w:rsid w:val="EFAE7974"/>
    <w:rsid w:val="EFDB2DAF"/>
    <w:rsid w:val="EFF76088"/>
    <w:rsid w:val="F1EEE1DD"/>
    <w:rsid w:val="F3FEB157"/>
    <w:rsid w:val="F6B7C4F3"/>
    <w:rsid w:val="F77A0451"/>
    <w:rsid w:val="F7F7B25C"/>
    <w:rsid w:val="FB7FC289"/>
    <w:rsid w:val="FBDA71FD"/>
    <w:rsid w:val="FE56E749"/>
    <w:rsid w:val="FECFAE59"/>
    <w:rsid w:val="FFFC3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c 2"/>
    <w:basedOn w:val="1"/>
    <w:next w:val="1"/>
    <w:semiHidden/>
    <w:qFormat/>
    <w:uiPriority w:val="39"/>
    <w:pPr>
      <w:tabs>
        <w:tab w:val="right" w:leader="dot" w:pos="8777"/>
      </w:tabs>
      <w:spacing w:line="360" w:lineRule="auto"/>
    </w:pPr>
    <w:rPr>
      <w:rFonts w:ascii="仿宋_GB2312" w:eastAsia="仿宋_GB2312"/>
      <w:caps/>
      <w:color w:val="000000"/>
      <w:sz w:val="32"/>
      <w:szCs w:val="32"/>
    </w:rPr>
  </w:style>
  <w:style w:type="paragraph" w:styleId="3">
    <w:name w:val="annotation text"/>
    <w:basedOn w:val="1"/>
    <w:unhideWhenUsed/>
    <w:qFormat/>
    <w:uiPriority w:val="99"/>
    <w:pPr>
      <w:jc w:val="left"/>
    </w:pPr>
  </w:style>
  <w:style w:type="paragraph" w:styleId="4">
    <w:name w:val="Body Text"/>
    <w:basedOn w:val="1"/>
    <w:next w:val="5"/>
    <w:semiHidden/>
    <w:qFormat/>
    <w:uiPriority w:val="0"/>
    <w:rPr>
      <w:rFonts w:ascii="FangSong" w:hAnsi="FangSong" w:eastAsia="FangSong" w:cs="FangSong"/>
      <w:sz w:val="31"/>
      <w:szCs w:val="31"/>
      <w:lang w:val="en-US" w:eastAsia="en-US" w:bidi="ar-SA"/>
    </w:rPr>
  </w:style>
  <w:style w:type="paragraph" w:styleId="5">
    <w:name w:val="Body Text First Indent"/>
    <w:basedOn w:val="4"/>
    <w:qFormat/>
    <w:uiPriority w:val="0"/>
    <w:pPr>
      <w:spacing w:line="500" w:lineRule="exact"/>
      <w:ind w:firstLine="420"/>
    </w:pPr>
    <w:rPr>
      <w:rFonts w:eastAsia="宋体"/>
      <w:sz w:val="2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0">
    <w:name w:val="Normal Indent1"/>
    <w:basedOn w:val="1"/>
    <w:qFormat/>
    <w:uiPriority w:val="0"/>
    <w:pPr>
      <w:spacing w:line="660" w:lineRule="exact"/>
      <w:ind w:firstLine="720" w:firstLineChars="200"/>
    </w:pPr>
    <w:rPr>
      <w:rFonts w:eastAsia="楷体_GB2312"/>
      <w:sz w:val="36"/>
      <w:szCs w:val="36"/>
    </w:rPr>
  </w:style>
  <w:style w:type="paragraph" w:customStyle="1" w:styleId="11">
    <w:name w:val="bw1"/>
    <w:qFormat/>
    <w:uiPriority w:val="0"/>
    <w:pPr>
      <w:widowControl w:val="0"/>
      <w:adjustRightInd w:val="0"/>
      <w:spacing w:line="360" w:lineRule="atLeast"/>
    </w:pPr>
    <w:rPr>
      <w:rFonts w:hint="eastAsia" w:ascii="宋体" w:hAnsi="Times New Roman" w:eastAsia="宋体" w:cs="Times New Roman"/>
      <w:sz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南宁稽查局</Company>
  <Pages>5</Pages>
  <Words>0</Words>
  <Characters>0</Characters>
  <Lines>0</Lines>
  <Paragraphs>0</Paragraphs>
  <TotalTime>4</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2023-10-28T17:37:00Z</dcterms:created>
  <dc:creator>成志琼</dc:creator>
  <cp:lastModifiedBy>huawei</cp:lastModifiedBy>
  <cp:lastPrinted>2026-10-11T01:45:00Z</cp:lastPrinted>
  <dcterms:modified xsi:type="dcterms:W3CDTF">2026-10-19T15:36:27Z</dcterms:modified>
  <dc:title>国家税务总局南宁市税务局第××稽查局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89AFB6C0842C49C8A78D276A82541C99_43</vt:lpwstr>
  </property>
</Properties>
</file>